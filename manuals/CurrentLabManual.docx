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4D85A5" w14:textId="4CBF536B" w:rsidR="00CB14E3" w:rsidRPr="008B16AE" w:rsidRDefault="008B16AE" w:rsidP="008B16AE">
      <w:pPr>
        <w:jc w:val="center"/>
        <w:rPr>
          <w:sz w:val="56"/>
          <w:szCs w:val="56"/>
        </w:rPr>
      </w:pPr>
      <w:r>
        <w:rPr>
          <w:sz w:val="56"/>
          <w:szCs w:val="56"/>
        </w:rPr>
        <w:t>MICR</w:t>
      </w:r>
      <w:r w:rsidR="00D35496" w:rsidRPr="008B16AE">
        <w:rPr>
          <w:sz w:val="56"/>
          <w:szCs w:val="56"/>
        </w:rPr>
        <w:t xml:space="preserve"> 336</w:t>
      </w:r>
    </w:p>
    <w:p w14:paraId="100CEE73" w14:textId="77777777" w:rsidR="00D35496" w:rsidRPr="008B16AE" w:rsidRDefault="00D35496" w:rsidP="008B16AE">
      <w:pPr>
        <w:jc w:val="center"/>
        <w:rPr>
          <w:sz w:val="56"/>
          <w:szCs w:val="56"/>
        </w:rPr>
      </w:pPr>
    </w:p>
    <w:p w14:paraId="5B246DA5" w14:textId="05D6D9EF" w:rsidR="00D35496" w:rsidRPr="008B16AE" w:rsidRDefault="00D35496" w:rsidP="008B16AE">
      <w:pPr>
        <w:jc w:val="center"/>
        <w:rPr>
          <w:sz w:val="56"/>
          <w:szCs w:val="56"/>
        </w:rPr>
      </w:pPr>
      <w:r w:rsidRPr="008B16AE">
        <w:rPr>
          <w:sz w:val="56"/>
          <w:szCs w:val="56"/>
        </w:rPr>
        <w:t>Microbial Ecology</w:t>
      </w:r>
    </w:p>
    <w:p w14:paraId="1F8F31CE" w14:textId="77777777" w:rsidR="00D35496" w:rsidRPr="008B16AE" w:rsidRDefault="00D35496" w:rsidP="008B16AE">
      <w:pPr>
        <w:jc w:val="center"/>
        <w:rPr>
          <w:sz w:val="56"/>
          <w:szCs w:val="56"/>
        </w:rPr>
      </w:pPr>
    </w:p>
    <w:p w14:paraId="53765DAA" w14:textId="096C0D02" w:rsidR="008B16AE" w:rsidRPr="008B16AE" w:rsidRDefault="00001A35" w:rsidP="008B16AE">
      <w:pPr>
        <w:jc w:val="center"/>
        <w:rPr>
          <w:sz w:val="56"/>
          <w:szCs w:val="56"/>
        </w:rPr>
      </w:pPr>
      <w:r w:rsidRPr="008B16AE">
        <w:rPr>
          <w:sz w:val="56"/>
          <w:szCs w:val="56"/>
        </w:rPr>
        <w:t>2018</w:t>
      </w:r>
    </w:p>
    <w:p w14:paraId="2F0C642E" w14:textId="3D399AAC" w:rsidR="00D35496" w:rsidRDefault="008B16AE" w:rsidP="008B16AE">
      <w:pPr>
        <w:spacing w:after="0"/>
        <w:jc w:val="left"/>
      </w:pPr>
      <w:r>
        <w:br w:type="page"/>
      </w:r>
    </w:p>
    <w:p w14:paraId="7EF41493" w14:textId="77777777" w:rsidR="00D35496" w:rsidRDefault="00D35496"/>
    <w:p w14:paraId="74C65917" w14:textId="77777777" w:rsidR="00CD45DC" w:rsidRPr="004C6F29" w:rsidRDefault="00CD45DC" w:rsidP="004C6F29">
      <w:pPr>
        <w:rPr>
          <w:b/>
          <w:sz w:val="28"/>
          <w:szCs w:val="28"/>
        </w:rPr>
      </w:pPr>
      <w:r w:rsidRPr="004C6F29">
        <w:rPr>
          <w:b/>
          <w:sz w:val="28"/>
          <w:szCs w:val="28"/>
        </w:rPr>
        <w:t>Table of Contents</w:t>
      </w:r>
    </w:p>
    <w:p w14:paraId="7B904AB1" w14:textId="77777777" w:rsidR="00FF415E" w:rsidRPr="00FF415E" w:rsidRDefault="00FF415E" w:rsidP="00FF415E"/>
    <w:p w14:paraId="351AAEF6" w14:textId="77777777" w:rsidR="0056420A" w:rsidRDefault="00FF415E">
      <w:pPr>
        <w:pStyle w:val="TOC1"/>
        <w:tabs>
          <w:tab w:val="left" w:pos="362"/>
          <w:tab w:val="right" w:pos="8290"/>
        </w:tabs>
        <w:rPr>
          <w:ins w:id="0" w:author="Xochitl Morgan" w:date="2018-02-23T10:01:00Z"/>
          <w:rFonts w:asciiTheme="minorHAnsi" w:eastAsiaTheme="minorEastAsia" w:hAnsiTheme="minorHAnsi"/>
          <w:b w:val="0"/>
          <w:caps w:val="0"/>
          <w:noProof/>
          <w:lang w:eastAsia="ja-JP"/>
        </w:rPr>
      </w:pPr>
      <w:r>
        <w:fldChar w:fldCharType="begin"/>
      </w:r>
      <w:r>
        <w:instrText xml:space="preserve"> TOC \o "1-3" </w:instrText>
      </w:r>
      <w:r>
        <w:fldChar w:fldCharType="separate"/>
      </w:r>
      <w:ins w:id="1" w:author="Xochitl Morgan" w:date="2018-02-23T10:01:00Z">
        <w:r w:rsidR="0056420A">
          <w:rPr>
            <w:noProof/>
          </w:rPr>
          <w:t>1</w:t>
        </w:r>
        <w:r w:rsidR="0056420A">
          <w:rPr>
            <w:rFonts w:asciiTheme="minorHAnsi" w:eastAsiaTheme="minorEastAsia" w:hAnsiTheme="minorHAnsi"/>
            <w:b w:val="0"/>
            <w:caps w:val="0"/>
            <w:noProof/>
            <w:lang w:eastAsia="ja-JP"/>
          </w:rPr>
          <w:tab/>
        </w:r>
        <w:r w:rsidR="0056420A">
          <w:rPr>
            <w:noProof/>
          </w:rPr>
          <w:t>General Information for MICR336 Laboratory Class</w:t>
        </w:r>
        <w:r w:rsidR="0056420A">
          <w:rPr>
            <w:noProof/>
          </w:rPr>
          <w:tab/>
        </w:r>
        <w:r w:rsidR="0056420A">
          <w:rPr>
            <w:noProof/>
          </w:rPr>
          <w:fldChar w:fldCharType="begin"/>
        </w:r>
        <w:r w:rsidR="0056420A">
          <w:rPr>
            <w:noProof/>
          </w:rPr>
          <w:instrText xml:space="preserve"> PAGEREF _Toc380999397 \h </w:instrText>
        </w:r>
      </w:ins>
      <w:r w:rsidR="0056420A">
        <w:rPr>
          <w:noProof/>
        </w:rPr>
      </w:r>
      <w:r w:rsidR="0056420A">
        <w:rPr>
          <w:noProof/>
        </w:rPr>
        <w:fldChar w:fldCharType="separate"/>
      </w:r>
      <w:ins w:id="2" w:author="Xochitl Morgan" w:date="2018-02-23T10:01:00Z">
        <w:r w:rsidR="0056420A">
          <w:rPr>
            <w:noProof/>
          </w:rPr>
          <w:t>4</w:t>
        </w:r>
        <w:r w:rsidR="0056420A">
          <w:rPr>
            <w:noProof/>
          </w:rPr>
          <w:fldChar w:fldCharType="end"/>
        </w:r>
      </w:ins>
    </w:p>
    <w:p w14:paraId="5BB6F273" w14:textId="77777777" w:rsidR="0056420A" w:rsidRDefault="0056420A">
      <w:pPr>
        <w:pStyle w:val="TOC2"/>
        <w:tabs>
          <w:tab w:val="left" w:pos="523"/>
          <w:tab w:val="right" w:pos="8290"/>
        </w:tabs>
        <w:rPr>
          <w:ins w:id="3" w:author="Xochitl Morgan" w:date="2018-02-23T10:01:00Z"/>
          <w:rFonts w:eastAsiaTheme="minorEastAsia"/>
          <w:b w:val="0"/>
          <w:noProof/>
          <w:sz w:val="24"/>
          <w:szCs w:val="24"/>
          <w:lang w:eastAsia="ja-JP"/>
        </w:rPr>
      </w:pPr>
      <w:ins w:id="4" w:author="Xochitl Morgan" w:date="2018-02-23T10:01:00Z">
        <w:r>
          <w:rPr>
            <w:noProof/>
          </w:rPr>
          <w:t>1.1</w:t>
        </w:r>
        <w:r>
          <w:rPr>
            <w:rFonts w:eastAsiaTheme="minorEastAsia"/>
            <w:b w:val="0"/>
            <w:noProof/>
            <w:sz w:val="24"/>
            <w:szCs w:val="24"/>
            <w:lang w:eastAsia="ja-JP"/>
          </w:rPr>
          <w:tab/>
        </w:r>
        <w:r>
          <w:rPr>
            <w:noProof/>
          </w:rPr>
          <w:t>Laboratory Hours</w:t>
        </w:r>
        <w:r>
          <w:rPr>
            <w:noProof/>
          </w:rPr>
          <w:tab/>
        </w:r>
        <w:r>
          <w:rPr>
            <w:noProof/>
          </w:rPr>
          <w:fldChar w:fldCharType="begin"/>
        </w:r>
        <w:r>
          <w:rPr>
            <w:noProof/>
          </w:rPr>
          <w:instrText xml:space="preserve"> PAGEREF _Toc380999398 \h </w:instrText>
        </w:r>
      </w:ins>
      <w:r>
        <w:rPr>
          <w:noProof/>
        </w:rPr>
      </w:r>
      <w:r>
        <w:rPr>
          <w:noProof/>
        </w:rPr>
        <w:fldChar w:fldCharType="separate"/>
      </w:r>
      <w:ins w:id="5" w:author="Xochitl Morgan" w:date="2018-02-23T10:01:00Z">
        <w:r>
          <w:rPr>
            <w:noProof/>
          </w:rPr>
          <w:t>4</w:t>
        </w:r>
        <w:r>
          <w:rPr>
            <w:noProof/>
          </w:rPr>
          <w:fldChar w:fldCharType="end"/>
        </w:r>
      </w:ins>
    </w:p>
    <w:p w14:paraId="148012E0" w14:textId="77777777" w:rsidR="0056420A" w:rsidRDefault="0056420A">
      <w:pPr>
        <w:pStyle w:val="TOC2"/>
        <w:tabs>
          <w:tab w:val="left" w:pos="523"/>
          <w:tab w:val="right" w:pos="8290"/>
        </w:tabs>
        <w:rPr>
          <w:ins w:id="6" w:author="Xochitl Morgan" w:date="2018-02-23T10:01:00Z"/>
          <w:rFonts w:eastAsiaTheme="minorEastAsia"/>
          <w:b w:val="0"/>
          <w:noProof/>
          <w:sz w:val="24"/>
          <w:szCs w:val="24"/>
          <w:lang w:eastAsia="ja-JP"/>
        </w:rPr>
      </w:pPr>
      <w:ins w:id="7" w:author="Xochitl Morgan" w:date="2018-02-23T10:01:00Z">
        <w:r>
          <w:rPr>
            <w:noProof/>
          </w:rPr>
          <w:t>1.2</w:t>
        </w:r>
        <w:r>
          <w:rPr>
            <w:rFonts w:eastAsiaTheme="minorEastAsia"/>
            <w:b w:val="0"/>
            <w:noProof/>
            <w:sz w:val="24"/>
            <w:szCs w:val="24"/>
            <w:lang w:eastAsia="ja-JP"/>
          </w:rPr>
          <w:tab/>
        </w:r>
        <w:r>
          <w:rPr>
            <w:noProof/>
          </w:rPr>
          <w:t>Laboratory attendance is a requirement for terms</w:t>
        </w:r>
        <w:r>
          <w:rPr>
            <w:noProof/>
          </w:rPr>
          <w:tab/>
        </w:r>
        <w:r>
          <w:rPr>
            <w:noProof/>
          </w:rPr>
          <w:fldChar w:fldCharType="begin"/>
        </w:r>
        <w:r>
          <w:rPr>
            <w:noProof/>
          </w:rPr>
          <w:instrText xml:space="preserve"> PAGEREF _Toc380999399 \h </w:instrText>
        </w:r>
      </w:ins>
      <w:r>
        <w:rPr>
          <w:noProof/>
        </w:rPr>
      </w:r>
      <w:r>
        <w:rPr>
          <w:noProof/>
        </w:rPr>
        <w:fldChar w:fldCharType="separate"/>
      </w:r>
      <w:ins w:id="8" w:author="Xochitl Morgan" w:date="2018-02-23T10:01:00Z">
        <w:r>
          <w:rPr>
            <w:noProof/>
          </w:rPr>
          <w:t>4</w:t>
        </w:r>
        <w:r>
          <w:rPr>
            <w:noProof/>
          </w:rPr>
          <w:fldChar w:fldCharType="end"/>
        </w:r>
      </w:ins>
    </w:p>
    <w:p w14:paraId="1060E0D6" w14:textId="77777777" w:rsidR="0056420A" w:rsidRDefault="0056420A">
      <w:pPr>
        <w:pStyle w:val="TOC2"/>
        <w:tabs>
          <w:tab w:val="left" w:pos="523"/>
          <w:tab w:val="right" w:pos="8290"/>
        </w:tabs>
        <w:rPr>
          <w:ins w:id="9" w:author="Xochitl Morgan" w:date="2018-02-23T10:01:00Z"/>
          <w:rFonts w:eastAsiaTheme="minorEastAsia"/>
          <w:b w:val="0"/>
          <w:noProof/>
          <w:sz w:val="24"/>
          <w:szCs w:val="24"/>
          <w:lang w:eastAsia="ja-JP"/>
        </w:rPr>
      </w:pPr>
      <w:ins w:id="10" w:author="Xochitl Morgan" w:date="2018-02-23T10:01:00Z">
        <w:r>
          <w:rPr>
            <w:noProof/>
          </w:rPr>
          <w:t>1.3</w:t>
        </w:r>
        <w:r>
          <w:rPr>
            <w:rFonts w:eastAsiaTheme="minorEastAsia"/>
            <w:b w:val="0"/>
            <w:noProof/>
            <w:sz w:val="24"/>
            <w:szCs w:val="24"/>
            <w:lang w:eastAsia="ja-JP"/>
          </w:rPr>
          <w:tab/>
        </w:r>
        <w:r>
          <w:rPr>
            <w:noProof/>
          </w:rPr>
          <w:t>Assessment of laboratory classes</w:t>
        </w:r>
        <w:r>
          <w:rPr>
            <w:noProof/>
          </w:rPr>
          <w:tab/>
        </w:r>
        <w:r>
          <w:rPr>
            <w:noProof/>
          </w:rPr>
          <w:fldChar w:fldCharType="begin"/>
        </w:r>
        <w:r>
          <w:rPr>
            <w:noProof/>
          </w:rPr>
          <w:instrText xml:space="preserve"> PAGEREF _Toc380999400 \h </w:instrText>
        </w:r>
      </w:ins>
      <w:r>
        <w:rPr>
          <w:noProof/>
        </w:rPr>
      </w:r>
      <w:r>
        <w:rPr>
          <w:noProof/>
        </w:rPr>
        <w:fldChar w:fldCharType="separate"/>
      </w:r>
      <w:ins w:id="11" w:author="Xochitl Morgan" w:date="2018-02-23T10:01:00Z">
        <w:r>
          <w:rPr>
            <w:noProof/>
          </w:rPr>
          <w:t>4</w:t>
        </w:r>
        <w:r>
          <w:rPr>
            <w:noProof/>
          </w:rPr>
          <w:fldChar w:fldCharType="end"/>
        </w:r>
      </w:ins>
    </w:p>
    <w:p w14:paraId="6F9E33D4" w14:textId="77777777" w:rsidR="0056420A" w:rsidRDefault="0056420A">
      <w:pPr>
        <w:pStyle w:val="TOC3"/>
        <w:tabs>
          <w:tab w:val="left" w:pos="874"/>
          <w:tab w:val="right" w:pos="8290"/>
        </w:tabs>
        <w:rPr>
          <w:ins w:id="12" w:author="Xochitl Morgan" w:date="2018-02-23T10:01:00Z"/>
          <w:rFonts w:eastAsiaTheme="minorEastAsia"/>
          <w:noProof/>
          <w:sz w:val="24"/>
          <w:szCs w:val="24"/>
          <w:lang w:eastAsia="ja-JP"/>
        </w:rPr>
      </w:pPr>
      <w:ins w:id="13" w:author="Xochitl Morgan" w:date="2018-02-23T10:01:00Z">
        <w:r>
          <w:rPr>
            <w:noProof/>
          </w:rPr>
          <w:t>1.3.1</w:t>
        </w:r>
        <w:r>
          <w:rPr>
            <w:rFonts w:eastAsiaTheme="minorEastAsia"/>
            <w:noProof/>
            <w:sz w:val="24"/>
            <w:szCs w:val="24"/>
            <w:lang w:eastAsia="ja-JP"/>
          </w:rPr>
          <w:tab/>
        </w:r>
        <w:r>
          <w:rPr>
            <w:noProof/>
          </w:rPr>
          <w:t>Written laboratory report</w:t>
        </w:r>
        <w:r>
          <w:rPr>
            <w:noProof/>
          </w:rPr>
          <w:tab/>
        </w:r>
        <w:r>
          <w:rPr>
            <w:noProof/>
          </w:rPr>
          <w:fldChar w:fldCharType="begin"/>
        </w:r>
        <w:r>
          <w:rPr>
            <w:noProof/>
          </w:rPr>
          <w:instrText xml:space="preserve"> PAGEREF _Toc380999401 \h </w:instrText>
        </w:r>
      </w:ins>
      <w:r>
        <w:rPr>
          <w:noProof/>
        </w:rPr>
      </w:r>
      <w:r>
        <w:rPr>
          <w:noProof/>
        </w:rPr>
        <w:fldChar w:fldCharType="separate"/>
      </w:r>
      <w:ins w:id="14" w:author="Xochitl Morgan" w:date="2018-02-23T10:01:00Z">
        <w:r>
          <w:rPr>
            <w:noProof/>
          </w:rPr>
          <w:t>4</w:t>
        </w:r>
        <w:r>
          <w:rPr>
            <w:noProof/>
          </w:rPr>
          <w:fldChar w:fldCharType="end"/>
        </w:r>
      </w:ins>
    </w:p>
    <w:p w14:paraId="23372DCD" w14:textId="77777777" w:rsidR="0056420A" w:rsidRDefault="0056420A">
      <w:pPr>
        <w:pStyle w:val="TOC2"/>
        <w:tabs>
          <w:tab w:val="left" w:pos="523"/>
          <w:tab w:val="right" w:pos="8290"/>
        </w:tabs>
        <w:rPr>
          <w:ins w:id="15" w:author="Xochitl Morgan" w:date="2018-02-23T10:01:00Z"/>
          <w:rFonts w:eastAsiaTheme="minorEastAsia"/>
          <w:b w:val="0"/>
          <w:noProof/>
          <w:sz w:val="24"/>
          <w:szCs w:val="24"/>
          <w:lang w:eastAsia="ja-JP"/>
        </w:rPr>
      </w:pPr>
      <w:ins w:id="16" w:author="Xochitl Morgan" w:date="2018-02-23T10:01:00Z">
        <w:r>
          <w:rPr>
            <w:noProof/>
          </w:rPr>
          <w:t>1.4</w:t>
        </w:r>
        <w:r>
          <w:rPr>
            <w:rFonts w:eastAsiaTheme="minorEastAsia"/>
            <w:b w:val="0"/>
            <w:noProof/>
            <w:sz w:val="24"/>
            <w:szCs w:val="24"/>
            <w:lang w:eastAsia="ja-JP"/>
          </w:rPr>
          <w:tab/>
        </w:r>
        <w:r>
          <w:rPr>
            <w:noProof/>
          </w:rPr>
          <w:t>Plagiarism and copyright</w:t>
        </w:r>
        <w:r>
          <w:rPr>
            <w:noProof/>
          </w:rPr>
          <w:tab/>
        </w:r>
        <w:r>
          <w:rPr>
            <w:noProof/>
          </w:rPr>
          <w:fldChar w:fldCharType="begin"/>
        </w:r>
        <w:r>
          <w:rPr>
            <w:noProof/>
          </w:rPr>
          <w:instrText xml:space="preserve"> PAGEREF _Toc380999402 \h </w:instrText>
        </w:r>
      </w:ins>
      <w:r>
        <w:rPr>
          <w:noProof/>
        </w:rPr>
      </w:r>
      <w:r>
        <w:rPr>
          <w:noProof/>
        </w:rPr>
        <w:fldChar w:fldCharType="separate"/>
      </w:r>
      <w:ins w:id="17" w:author="Xochitl Morgan" w:date="2018-02-23T10:01:00Z">
        <w:r>
          <w:rPr>
            <w:noProof/>
          </w:rPr>
          <w:t>4</w:t>
        </w:r>
        <w:r>
          <w:rPr>
            <w:noProof/>
          </w:rPr>
          <w:fldChar w:fldCharType="end"/>
        </w:r>
      </w:ins>
    </w:p>
    <w:p w14:paraId="16E4C69A" w14:textId="77777777" w:rsidR="0056420A" w:rsidRDefault="0056420A">
      <w:pPr>
        <w:pStyle w:val="TOC2"/>
        <w:tabs>
          <w:tab w:val="left" w:pos="523"/>
          <w:tab w:val="right" w:pos="8290"/>
        </w:tabs>
        <w:rPr>
          <w:ins w:id="18" w:author="Xochitl Morgan" w:date="2018-02-23T10:01:00Z"/>
          <w:rFonts w:eastAsiaTheme="minorEastAsia"/>
          <w:b w:val="0"/>
          <w:noProof/>
          <w:sz w:val="24"/>
          <w:szCs w:val="24"/>
          <w:lang w:eastAsia="ja-JP"/>
        </w:rPr>
      </w:pPr>
      <w:ins w:id="19" w:author="Xochitl Morgan" w:date="2018-02-23T10:01:00Z">
        <w:r>
          <w:rPr>
            <w:noProof/>
          </w:rPr>
          <w:t>1.5</w:t>
        </w:r>
        <w:r>
          <w:rPr>
            <w:rFonts w:eastAsiaTheme="minorEastAsia"/>
            <w:b w:val="0"/>
            <w:noProof/>
            <w:sz w:val="24"/>
            <w:szCs w:val="24"/>
            <w:lang w:eastAsia="ja-JP"/>
          </w:rPr>
          <w:tab/>
        </w:r>
        <w:r>
          <w:rPr>
            <w:noProof/>
          </w:rPr>
          <w:t>Laboratory Safety</w:t>
        </w:r>
        <w:r>
          <w:rPr>
            <w:noProof/>
          </w:rPr>
          <w:tab/>
        </w:r>
        <w:r>
          <w:rPr>
            <w:noProof/>
          </w:rPr>
          <w:fldChar w:fldCharType="begin"/>
        </w:r>
        <w:r>
          <w:rPr>
            <w:noProof/>
          </w:rPr>
          <w:instrText xml:space="preserve"> PAGEREF _Toc380999403 \h </w:instrText>
        </w:r>
      </w:ins>
      <w:r>
        <w:rPr>
          <w:noProof/>
        </w:rPr>
      </w:r>
      <w:r>
        <w:rPr>
          <w:noProof/>
        </w:rPr>
        <w:fldChar w:fldCharType="separate"/>
      </w:r>
      <w:ins w:id="20" w:author="Xochitl Morgan" w:date="2018-02-23T10:01:00Z">
        <w:r>
          <w:rPr>
            <w:noProof/>
          </w:rPr>
          <w:t>5</w:t>
        </w:r>
        <w:r>
          <w:rPr>
            <w:noProof/>
          </w:rPr>
          <w:fldChar w:fldCharType="end"/>
        </w:r>
      </w:ins>
    </w:p>
    <w:p w14:paraId="61A3AD1A" w14:textId="77777777" w:rsidR="0056420A" w:rsidRDefault="0056420A">
      <w:pPr>
        <w:pStyle w:val="TOC2"/>
        <w:tabs>
          <w:tab w:val="left" w:pos="523"/>
          <w:tab w:val="right" w:pos="8290"/>
        </w:tabs>
        <w:rPr>
          <w:ins w:id="21" w:author="Xochitl Morgan" w:date="2018-02-23T10:01:00Z"/>
          <w:rFonts w:eastAsiaTheme="minorEastAsia"/>
          <w:b w:val="0"/>
          <w:noProof/>
          <w:sz w:val="24"/>
          <w:szCs w:val="24"/>
          <w:lang w:eastAsia="ja-JP"/>
        </w:rPr>
      </w:pPr>
      <w:ins w:id="22" w:author="Xochitl Morgan" w:date="2018-02-23T10:01:00Z">
        <w:r>
          <w:rPr>
            <w:noProof/>
          </w:rPr>
          <w:t>1.6</w:t>
        </w:r>
        <w:r>
          <w:rPr>
            <w:rFonts w:eastAsiaTheme="minorEastAsia"/>
            <w:b w:val="0"/>
            <w:noProof/>
            <w:sz w:val="24"/>
            <w:szCs w:val="24"/>
            <w:lang w:eastAsia="ja-JP"/>
          </w:rPr>
          <w:tab/>
        </w:r>
        <w:r>
          <w:rPr>
            <w:noProof/>
          </w:rPr>
          <w:t>Disabilities Support</w:t>
        </w:r>
        <w:r>
          <w:rPr>
            <w:noProof/>
          </w:rPr>
          <w:tab/>
        </w:r>
        <w:r>
          <w:rPr>
            <w:noProof/>
          </w:rPr>
          <w:fldChar w:fldCharType="begin"/>
        </w:r>
        <w:r>
          <w:rPr>
            <w:noProof/>
          </w:rPr>
          <w:instrText xml:space="preserve"> PAGEREF _Toc380999404 \h </w:instrText>
        </w:r>
      </w:ins>
      <w:r>
        <w:rPr>
          <w:noProof/>
        </w:rPr>
      </w:r>
      <w:r>
        <w:rPr>
          <w:noProof/>
        </w:rPr>
        <w:fldChar w:fldCharType="separate"/>
      </w:r>
      <w:ins w:id="23" w:author="Xochitl Morgan" w:date="2018-02-23T10:01:00Z">
        <w:r>
          <w:rPr>
            <w:noProof/>
          </w:rPr>
          <w:t>5</w:t>
        </w:r>
        <w:r>
          <w:rPr>
            <w:noProof/>
          </w:rPr>
          <w:fldChar w:fldCharType="end"/>
        </w:r>
      </w:ins>
    </w:p>
    <w:p w14:paraId="5F34B043" w14:textId="77777777" w:rsidR="0056420A" w:rsidRDefault="0056420A">
      <w:pPr>
        <w:pStyle w:val="TOC2"/>
        <w:tabs>
          <w:tab w:val="left" w:pos="523"/>
          <w:tab w:val="right" w:pos="8290"/>
        </w:tabs>
        <w:rPr>
          <w:ins w:id="24" w:author="Xochitl Morgan" w:date="2018-02-23T10:01:00Z"/>
          <w:rFonts w:eastAsiaTheme="minorEastAsia"/>
          <w:b w:val="0"/>
          <w:noProof/>
          <w:sz w:val="24"/>
          <w:szCs w:val="24"/>
          <w:lang w:eastAsia="ja-JP"/>
        </w:rPr>
      </w:pPr>
      <w:ins w:id="25" w:author="Xochitl Morgan" w:date="2018-02-23T10:01:00Z">
        <w:r>
          <w:rPr>
            <w:noProof/>
          </w:rPr>
          <w:t>1.7</w:t>
        </w:r>
        <w:r>
          <w:rPr>
            <w:rFonts w:eastAsiaTheme="minorEastAsia"/>
            <w:b w:val="0"/>
            <w:noProof/>
            <w:sz w:val="24"/>
            <w:szCs w:val="24"/>
            <w:lang w:eastAsia="ja-JP"/>
          </w:rPr>
          <w:tab/>
        </w:r>
        <w:r>
          <w:rPr>
            <w:noProof/>
          </w:rPr>
          <w:t>Department Kaiawhina</w:t>
        </w:r>
        <w:r>
          <w:rPr>
            <w:noProof/>
          </w:rPr>
          <w:tab/>
        </w:r>
        <w:r>
          <w:rPr>
            <w:noProof/>
          </w:rPr>
          <w:fldChar w:fldCharType="begin"/>
        </w:r>
        <w:r>
          <w:rPr>
            <w:noProof/>
          </w:rPr>
          <w:instrText xml:space="preserve"> PAGEREF _Toc380999405 \h </w:instrText>
        </w:r>
      </w:ins>
      <w:r>
        <w:rPr>
          <w:noProof/>
        </w:rPr>
      </w:r>
      <w:r>
        <w:rPr>
          <w:noProof/>
        </w:rPr>
        <w:fldChar w:fldCharType="separate"/>
      </w:r>
      <w:ins w:id="26" w:author="Xochitl Morgan" w:date="2018-02-23T10:01:00Z">
        <w:r>
          <w:rPr>
            <w:noProof/>
          </w:rPr>
          <w:t>5</w:t>
        </w:r>
        <w:r>
          <w:rPr>
            <w:noProof/>
          </w:rPr>
          <w:fldChar w:fldCharType="end"/>
        </w:r>
      </w:ins>
    </w:p>
    <w:p w14:paraId="035AD0D0" w14:textId="77777777" w:rsidR="0056420A" w:rsidRDefault="0056420A">
      <w:pPr>
        <w:pStyle w:val="TOC2"/>
        <w:tabs>
          <w:tab w:val="left" w:pos="523"/>
          <w:tab w:val="right" w:pos="8290"/>
        </w:tabs>
        <w:rPr>
          <w:ins w:id="27" w:author="Xochitl Morgan" w:date="2018-02-23T10:01:00Z"/>
          <w:rFonts w:eastAsiaTheme="minorEastAsia"/>
          <w:b w:val="0"/>
          <w:noProof/>
          <w:sz w:val="24"/>
          <w:szCs w:val="24"/>
          <w:lang w:eastAsia="ja-JP"/>
        </w:rPr>
      </w:pPr>
      <w:ins w:id="28" w:author="Xochitl Morgan" w:date="2018-02-23T10:01:00Z">
        <w:r>
          <w:rPr>
            <w:noProof/>
          </w:rPr>
          <w:t>1.8</w:t>
        </w:r>
        <w:r>
          <w:rPr>
            <w:rFonts w:eastAsiaTheme="minorEastAsia"/>
            <w:b w:val="0"/>
            <w:noProof/>
            <w:sz w:val="24"/>
            <w:szCs w:val="24"/>
            <w:lang w:eastAsia="ja-JP"/>
          </w:rPr>
          <w:tab/>
        </w:r>
        <w:r>
          <w:rPr>
            <w:noProof/>
          </w:rPr>
          <w:t>Department Pacific Island Support</w:t>
        </w:r>
        <w:r>
          <w:rPr>
            <w:noProof/>
          </w:rPr>
          <w:tab/>
        </w:r>
        <w:r>
          <w:rPr>
            <w:noProof/>
          </w:rPr>
          <w:fldChar w:fldCharType="begin"/>
        </w:r>
        <w:r>
          <w:rPr>
            <w:noProof/>
          </w:rPr>
          <w:instrText xml:space="preserve"> PAGEREF _Toc380999406 \h </w:instrText>
        </w:r>
      </w:ins>
      <w:r>
        <w:rPr>
          <w:noProof/>
        </w:rPr>
      </w:r>
      <w:r>
        <w:rPr>
          <w:noProof/>
        </w:rPr>
        <w:fldChar w:fldCharType="separate"/>
      </w:r>
      <w:ins w:id="29" w:author="Xochitl Morgan" w:date="2018-02-23T10:01:00Z">
        <w:r>
          <w:rPr>
            <w:noProof/>
          </w:rPr>
          <w:t>6</w:t>
        </w:r>
        <w:r>
          <w:rPr>
            <w:noProof/>
          </w:rPr>
          <w:fldChar w:fldCharType="end"/>
        </w:r>
      </w:ins>
    </w:p>
    <w:p w14:paraId="4E096034" w14:textId="77777777" w:rsidR="0056420A" w:rsidRDefault="0056420A">
      <w:pPr>
        <w:pStyle w:val="TOC2"/>
        <w:tabs>
          <w:tab w:val="left" w:pos="523"/>
          <w:tab w:val="right" w:pos="8290"/>
        </w:tabs>
        <w:rPr>
          <w:ins w:id="30" w:author="Xochitl Morgan" w:date="2018-02-23T10:01:00Z"/>
          <w:rFonts w:eastAsiaTheme="minorEastAsia"/>
          <w:b w:val="0"/>
          <w:noProof/>
          <w:sz w:val="24"/>
          <w:szCs w:val="24"/>
          <w:lang w:eastAsia="ja-JP"/>
        </w:rPr>
      </w:pPr>
      <w:ins w:id="31" w:author="Xochitl Morgan" w:date="2018-02-23T10:01:00Z">
        <w:r>
          <w:rPr>
            <w:noProof/>
          </w:rPr>
          <w:t>1.9</w:t>
        </w:r>
        <w:r>
          <w:rPr>
            <w:rFonts w:eastAsiaTheme="minorEastAsia"/>
            <w:b w:val="0"/>
            <w:noProof/>
            <w:sz w:val="24"/>
            <w:szCs w:val="24"/>
            <w:lang w:eastAsia="ja-JP"/>
          </w:rPr>
          <w:tab/>
        </w:r>
        <w:r>
          <w:rPr>
            <w:noProof/>
          </w:rPr>
          <w:t>Useful contacts for MICR336 laboratory classes</w:t>
        </w:r>
        <w:r>
          <w:rPr>
            <w:noProof/>
          </w:rPr>
          <w:tab/>
        </w:r>
        <w:r>
          <w:rPr>
            <w:noProof/>
          </w:rPr>
          <w:fldChar w:fldCharType="begin"/>
        </w:r>
        <w:r>
          <w:rPr>
            <w:noProof/>
          </w:rPr>
          <w:instrText xml:space="preserve"> PAGEREF _Toc380999407 \h </w:instrText>
        </w:r>
      </w:ins>
      <w:r>
        <w:rPr>
          <w:noProof/>
        </w:rPr>
      </w:r>
      <w:r>
        <w:rPr>
          <w:noProof/>
        </w:rPr>
        <w:fldChar w:fldCharType="separate"/>
      </w:r>
      <w:ins w:id="32" w:author="Xochitl Morgan" w:date="2018-02-23T10:01:00Z">
        <w:r>
          <w:rPr>
            <w:noProof/>
          </w:rPr>
          <w:t>6</w:t>
        </w:r>
        <w:r>
          <w:rPr>
            <w:noProof/>
          </w:rPr>
          <w:fldChar w:fldCharType="end"/>
        </w:r>
      </w:ins>
    </w:p>
    <w:p w14:paraId="58BC7DE9" w14:textId="77777777" w:rsidR="0056420A" w:rsidRDefault="0056420A">
      <w:pPr>
        <w:pStyle w:val="TOC2"/>
        <w:tabs>
          <w:tab w:val="left" w:pos="642"/>
          <w:tab w:val="right" w:pos="8290"/>
        </w:tabs>
        <w:rPr>
          <w:ins w:id="33" w:author="Xochitl Morgan" w:date="2018-02-23T10:01:00Z"/>
          <w:rFonts w:eastAsiaTheme="minorEastAsia"/>
          <w:b w:val="0"/>
          <w:noProof/>
          <w:sz w:val="24"/>
          <w:szCs w:val="24"/>
          <w:lang w:eastAsia="ja-JP"/>
        </w:rPr>
      </w:pPr>
      <w:ins w:id="34" w:author="Xochitl Morgan" w:date="2018-02-23T10:01:00Z">
        <w:r>
          <w:rPr>
            <w:noProof/>
          </w:rPr>
          <w:t>1.10</w:t>
        </w:r>
        <w:r>
          <w:rPr>
            <w:rFonts w:eastAsiaTheme="minorEastAsia"/>
            <w:b w:val="0"/>
            <w:noProof/>
            <w:sz w:val="24"/>
            <w:szCs w:val="24"/>
            <w:lang w:eastAsia="ja-JP"/>
          </w:rPr>
          <w:tab/>
        </w:r>
        <w:r>
          <w:rPr>
            <w:noProof/>
          </w:rPr>
          <w:t>Timetable</w:t>
        </w:r>
        <w:r>
          <w:rPr>
            <w:noProof/>
          </w:rPr>
          <w:tab/>
        </w:r>
        <w:r>
          <w:rPr>
            <w:noProof/>
          </w:rPr>
          <w:fldChar w:fldCharType="begin"/>
        </w:r>
        <w:r>
          <w:rPr>
            <w:noProof/>
          </w:rPr>
          <w:instrText xml:space="preserve"> PAGEREF _Toc380999408 \h </w:instrText>
        </w:r>
      </w:ins>
      <w:r>
        <w:rPr>
          <w:noProof/>
        </w:rPr>
      </w:r>
      <w:r>
        <w:rPr>
          <w:noProof/>
        </w:rPr>
        <w:fldChar w:fldCharType="separate"/>
      </w:r>
      <w:ins w:id="35" w:author="Xochitl Morgan" w:date="2018-02-23T10:01:00Z">
        <w:r>
          <w:rPr>
            <w:noProof/>
          </w:rPr>
          <w:t>7</w:t>
        </w:r>
        <w:r>
          <w:rPr>
            <w:noProof/>
          </w:rPr>
          <w:fldChar w:fldCharType="end"/>
        </w:r>
      </w:ins>
    </w:p>
    <w:p w14:paraId="52373760" w14:textId="77777777" w:rsidR="0056420A" w:rsidRDefault="0056420A">
      <w:pPr>
        <w:pStyle w:val="TOC1"/>
        <w:tabs>
          <w:tab w:val="left" w:pos="362"/>
          <w:tab w:val="right" w:pos="8290"/>
        </w:tabs>
        <w:rPr>
          <w:ins w:id="36" w:author="Xochitl Morgan" w:date="2018-02-23T10:01:00Z"/>
          <w:rFonts w:asciiTheme="minorHAnsi" w:eastAsiaTheme="minorEastAsia" w:hAnsiTheme="minorHAnsi"/>
          <w:b w:val="0"/>
          <w:caps w:val="0"/>
          <w:noProof/>
          <w:lang w:eastAsia="ja-JP"/>
        </w:rPr>
      </w:pPr>
      <w:ins w:id="37" w:author="Xochitl Morgan" w:date="2018-02-23T10:01:00Z">
        <w:r>
          <w:rPr>
            <w:noProof/>
          </w:rPr>
          <w:t>2</w:t>
        </w:r>
        <w:r>
          <w:rPr>
            <w:rFonts w:asciiTheme="minorHAnsi" w:eastAsiaTheme="minorEastAsia" w:hAnsiTheme="minorHAnsi"/>
            <w:b w:val="0"/>
            <w:caps w:val="0"/>
            <w:noProof/>
            <w:lang w:eastAsia="ja-JP"/>
          </w:rPr>
          <w:tab/>
        </w:r>
        <w:r>
          <w:rPr>
            <w:noProof/>
          </w:rPr>
          <w:t>MICR336 Laboratory Class</w:t>
        </w:r>
        <w:r>
          <w:rPr>
            <w:noProof/>
          </w:rPr>
          <w:tab/>
        </w:r>
        <w:r>
          <w:rPr>
            <w:noProof/>
          </w:rPr>
          <w:fldChar w:fldCharType="begin"/>
        </w:r>
        <w:r>
          <w:rPr>
            <w:noProof/>
          </w:rPr>
          <w:instrText xml:space="preserve"> PAGEREF _Toc380999409 \h </w:instrText>
        </w:r>
      </w:ins>
      <w:r>
        <w:rPr>
          <w:noProof/>
        </w:rPr>
      </w:r>
      <w:r>
        <w:rPr>
          <w:noProof/>
        </w:rPr>
        <w:fldChar w:fldCharType="separate"/>
      </w:r>
      <w:ins w:id="38" w:author="Xochitl Morgan" w:date="2018-02-23T10:01:00Z">
        <w:r>
          <w:rPr>
            <w:noProof/>
          </w:rPr>
          <w:t>8</w:t>
        </w:r>
        <w:r>
          <w:rPr>
            <w:noProof/>
          </w:rPr>
          <w:fldChar w:fldCharType="end"/>
        </w:r>
      </w:ins>
    </w:p>
    <w:p w14:paraId="2B542EA6" w14:textId="77777777" w:rsidR="0056420A" w:rsidRDefault="0056420A">
      <w:pPr>
        <w:pStyle w:val="TOC2"/>
        <w:tabs>
          <w:tab w:val="left" w:pos="523"/>
          <w:tab w:val="right" w:pos="8290"/>
        </w:tabs>
        <w:rPr>
          <w:ins w:id="39" w:author="Xochitl Morgan" w:date="2018-02-23T10:01:00Z"/>
          <w:rFonts w:eastAsiaTheme="minorEastAsia"/>
          <w:b w:val="0"/>
          <w:noProof/>
          <w:sz w:val="24"/>
          <w:szCs w:val="24"/>
          <w:lang w:eastAsia="ja-JP"/>
        </w:rPr>
      </w:pPr>
      <w:ins w:id="40" w:author="Xochitl Morgan" w:date="2018-02-23T10:01:00Z">
        <w:r>
          <w:rPr>
            <w:noProof/>
          </w:rPr>
          <w:t>2.1</w:t>
        </w:r>
        <w:r>
          <w:rPr>
            <w:rFonts w:eastAsiaTheme="minorEastAsia"/>
            <w:b w:val="0"/>
            <w:noProof/>
            <w:sz w:val="24"/>
            <w:szCs w:val="24"/>
            <w:lang w:eastAsia="ja-JP"/>
          </w:rPr>
          <w:tab/>
        </w:r>
        <w:r>
          <w:rPr>
            <w:noProof/>
          </w:rPr>
          <w:t>Overview</w:t>
        </w:r>
        <w:r>
          <w:rPr>
            <w:noProof/>
          </w:rPr>
          <w:tab/>
        </w:r>
        <w:r>
          <w:rPr>
            <w:noProof/>
          </w:rPr>
          <w:fldChar w:fldCharType="begin"/>
        </w:r>
        <w:r>
          <w:rPr>
            <w:noProof/>
          </w:rPr>
          <w:instrText xml:space="preserve"> PAGEREF _Toc380999410 \h </w:instrText>
        </w:r>
      </w:ins>
      <w:r>
        <w:rPr>
          <w:noProof/>
        </w:rPr>
      </w:r>
      <w:r>
        <w:rPr>
          <w:noProof/>
        </w:rPr>
        <w:fldChar w:fldCharType="separate"/>
      </w:r>
      <w:ins w:id="41" w:author="Xochitl Morgan" w:date="2018-02-23T10:01:00Z">
        <w:r>
          <w:rPr>
            <w:noProof/>
          </w:rPr>
          <w:t>8</w:t>
        </w:r>
        <w:r>
          <w:rPr>
            <w:noProof/>
          </w:rPr>
          <w:fldChar w:fldCharType="end"/>
        </w:r>
      </w:ins>
    </w:p>
    <w:p w14:paraId="578E68CD" w14:textId="77777777" w:rsidR="0056420A" w:rsidRDefault="0056420A">
      <w:pPr>
        <w:pStyle w:val="TOC2"/>
        <w:tabs>
          <w:tab w:val="left" w:pos="523"/>
          <w:tab w:val="right" w:pos="8290"/>
        </w:tabs>
        <w:rPr>
          <w:ins w:id="42" w:author="Xochitl Morgan" w:date="2018-02-23T10:01:00Z"/>
          <w:rFonts w:eastAsiaTheme="minorEastAsia"/>
          <w:b w:val="0"/>
          <w:noProof/>
          <w:sz w:val="24"/>
          <w:szCs w:val="24"/>
          <w:lang w:eastAsia="ja-JP"/>
        </w:rPr>
      </w:pPr>
      <w:ins w:id="43" w:author="Xochitl Morgan" w:date="2018-02-23T10:01:00Z">
        <w:r>
          <w:rPr>
            <w:noProof/>
          </w:rPr>
          <w:t>2.2</w:t>
        </w:r>
        <w:r>
          <w:rPr>
            <w:rFonts w:eastAsiaTheme="minorEastAsia"/>
            <w:b w:val="0"/>
            <w:noProof/>
            <w:sz w:val="24"/>
            <w:szCs w:val="24"/>
            <w:lang w:eastAsia="ja-JP"/>
          </w:rPr>
          <w:tab/>
        </w:r>
        <w:r>
          <w:rPr>
            <w:noProof/>
          </w:rPr>
          <w:t>Week 1</w:t>
        </w:r>
        <w:r>
          <w:rPr>
            <w:noProof/>
          </w:rPr>
          <w:tab/>
        </w:r>
        <w:r>
          <w:rPr>
            <w:noProof/>
          </w:rPr>
          <w:fldChar w:fldCharType="begin"/>
        </w:r>
        <w:r>
          <w:rPr>
            <w:noProof/>
          </w:rPr>
          <w:instrText xml:space="preserve"> PAGEREF _Toc380999411 \h </w:instrText>
        </w:r>
      </w:ins>
      <w:r>
        <w:rPr>
          <w:noProof/>
        </w:rPr>
      </w:r>
      <w:r>
        <w:rPr>
          <w:noProof/>
        </w:rPr>
        <w:fldChar w:fldCharType="separate"/>
      </w:r>
      <w:ins w:id="44" w:author="Xochitl Morgan" w:date="2018-02-23T10:01:00Z">
        <w:r>
          <w:rPr>
            <w:noProof/>
          </w:rPr>
          <w:t>9</w:t>
        </w:r>
        <w:r>
          <w:rPr>
            <w:noProof/>
          </w:rPr>
          <w:fldChar w:fldCharType="end"/>
        </w:r>
      </w:ins>
    </w:p>
    <w:p w14:paraId="0D5759CA" w14:textId="77777777" w:rsidR="0056420A" w:rsidRDefault="0056420A">
      <w:pPr>
        <w:pStyle w:val="TOC3"/>
        <w:tabs>
          <w:tab w:val="left" w:pos="874"/>
          <w:tab w:val="right" w:pos="8290"/>
        </w:tabs>
        <w:rPr>
          <w:ins w:id="45" w:author="Xochitl Morgan" w:date="2018-02-23T10:01:00Z"/>
          <w:rFonts w:eastAsiaTheme="minorEastAsia"/>
          <w:noProof/>
          <w:sz w:val="24"/>
          <w:szCs w:val="24"/>
          <w:lang w:eastAsia="ja-JP"/>
        </w:rPr>
      </w:pPr>
      <w:ins w:id="46" w:author="Xochitl Morgan" w:date="2018-02-23T10:01:00Z">
        <w:r>
          <w:rPr>
            <w:noProof/>
          </w:rPr>
          <w:t>2.2.1</w:t>
        </w:r>
        <w:r>
          <w:rPr>
            <w:rFonts w:eastAsiaTheme="minorEastAsia"/>
            <w:noProof/>
            <w:sz w:val="24"/>
            <w:szCs w:val="24"/>
            <w:lang w:eastAsia="ja-JP"/>
          </w:rPr>
          <w:tab/>
        </w:r>
        <w:r>
          <w:rPr>
            <w:noProof/>
          </w:rPr>
          <w:t>Essential background</w:t>
        </w:r>
        <w:r>
          <w:rPr>
            <w:noProof/>
          </w:rPr>
          <w:tab/>
        </w:r>
        <w:r>
          <w:rPr>
            <w:noProof/>
          </w:rPr>
          <w:fldChar w:fldCharType="begin"/>
        </w:r>
        <w:r>
          <w:rPr>
            <w:noProof/>
          </w:rPr>
          <w:instrText xml:space="preserve"> PAGEREF _Toc380999412 \h </w:instrText>
        </w:r>
      </w:ins>
      <w:r>
        <w:rPr>
          <w:noProof/>
        </w:rPr>
      </w:r>
      <w:r>
        <w:rPr>
          <w:noProof/>
        </w:rPr>
        <w:fldChar w:fldCharType="separate"/>
      </w:r>
      <w:ins w:id="47" w:author="Xochitl Morgan" w:date="2018-02-23T10:01:00Z">
        <w:r>
          <w:rPr>
            <w:noProof/>
          </w:rPr>
          <w:t>9</w:t>
        </w:r>
        <w:r>
          <w:rPr>
            <w:noProof/>
          </w:rPr>
          <w:fldChar w:fldCharType="end"/>
        </w:r>
      </w:ins>
    </w:p>
    <w:p w14:paraId="6B1C61A3" w14:textId="77777777" w:rsidR="0056420A" w:rsidRDefault="0056420A">
      <w:pPr>
        <w:pStyle w:val="TOC3"/>
        <w:tabs>
          <w:tab w:val="left" w:pos="874"/>
          <w:tab w:val="right" w:pos="8290"/>
        </w:tabs>
        <w:rPr>
          <w:ins w:id="48" w:author="Xochitl Morgan" w:date="2018-02-23T10:01:00Z"/>
          <w:rFonts w:eastAsiaTheme="minorEastAsia"/>
          <w:noProof/>
          <w:sz w:val="24"/>
          <w:szCs w:val="24"/>
          <w:lang w:eastAsia="ja-JP"/>
        </w:rPr>
      </w:pPr>
      <w:ins w:id="49" w:author="Xochitl Morgan" w:date="2018-02-23T10:01:00Z">
        <w:r>
          <w:rPr>
            <w:noProof/>
          </w:rPr>
          <w:t>2.2.2</w:t>
        </w:r>
        <w:r>
          <w:rPr>
            <w:rFonts w:eastAsiaTheme="minorEastAsia"/>
            <w:noProof/>
            <w:sz w:val="24"/>
            <w:szCs w:val="24"/>
            <w:lang w:eastAsia="ja-JP"/>
          </w:rPr>
          <w:tab/>
        </w:r>
        <w:r>
          <w:rPr>
            <w:noProof/>
          </w:rPr>
          <w:t>Collection of field specimens</w:t>
        </w:r>
        <w:r>
          <w:rPr>
            <w:noProof/>
          </w:rPr>
          <w:tab/>
        </w:r>
        <w:r>
          <w:rPr>
            <w:noProof/>
          </w:rPr>
          <w:fldChar w:fldCharType="begin"/>
        </w:r>
        <w:r>
          <w:rPr>
            <w:noProof/>
          </w:rPr>
          <w:instrText xml:space="preserve"> PAGEREF _Toc380999413 \h </w:instrText>
        </w:r>
      </w:ins>
      <w:r>
        <w:rPr>
          <w:noProof/>
        </w:rPr>
      </w:r>
      <w:r>
        <w:rPr>
          <w:noProof/>
        </w:rPr>
        <w:fldChar w:fldCharType="separate"/>
      </w:r>
      <w:ins w:id="50" w:author="Xochitl Morgan" w:date="2018-02-23T10:01:00Z">
        <w:r>
          <w:rPr>
            <w:noProof/>
          </w:rPr>
          <w:t>10</w:t>
        </w:r>
        <w:r>
          <w:rPr>
            <w:noProof/>
          </w:rPr>
          <w:fldChar w:fldCharType="end"/>
        </w:r>
      </w:ins>
    </w:p>
    <w:p w14:paraId="3ADAA074" w14:textId="77777777" w:rsidR="0056420A" w:rsidRDefault="0056420A">
      <w:pPr>
        <w:pStyle w:val="TOC3"/>
        <w:tabs>
          <w:tab w:val="left" w:pos="874"/>
          <w:tab w:val="right" w:pos="8290"/>
        </w:tabs>
        <w:rPr>
          <w:ins w:id="51" w:author="Xochitl Morgan" w:date="2018-02-23T10:01:00Z"/>
          <w:rFonts w:eastAsiaTheme="minorEastAsia"/>
          <w:noProof/>
          <w:sz w:val="24"/>
          <w:szCs w:val="24"/>
          <w:lang w:eastAsia="ja-JP"/>
        </w:rPr>
      </w:pPr>
      <w:ins w:id="52" w:author="Xochitl Morgan" w:date="2018-02-23T10:01:00Z">
        <w:r>
          <w:rPr>
            <w:noProof/>
          </w:rPr>
          <w:t>2.2.3</w:t>
        </w:r>
        <w:r>
          <w:rPr>
            <w:rFonts w:eastAsiaTheme="minorEastAsia"/>
            <w:noProof/>
            <w:sz w:val="24"/>
            <w:szCs w:val="24"/>
            <w:lang w:eastAsia="ja-JP"/>
          </w:rPr>
          <w:tab/>
        </w:r>
        <w:r>
          <w:rPr>
            <w:noProof/>
          </w:rPr>
          <w:t>Extraction of samples</w:t>
        </w:r>
        <w:r>
          <w:rPr>
            <w:noProof/>
          </w:rPr>
          <w:tab/>
        </w:r>
        <w:r>
          <w:rPr>
            <w:noProof/>
          </w:rPr>
          <w:fldChar w:fldCharType="begin"/>
        </w:r>
        <w:r>
          <w:rPr>
            <w:noProof/>
          </w:rPr>
          <w:instrText xml:space="preserve"> PAGEREF _Toc380999414 \h </w:instrText>
        </w:r>
      </w:ins>
      <w:r>
        <w:rPr>
          <w:noProof/>
        </w:rPr>
      </w:r>
      <w:r>
        <w:rPr>
          <w:noProof/>
        </w:rPr>
        <w:fldChar w:fldCharType="separate"/>
      </w:r>
      <w:ins w:id="53" w:author="Xochitl Morgan" w:date="2018-02-23T10:01:00Z">
        <w:r>
          <w:rPr>
            <w:noProof/>
          </w:rPr>
          <w:t>12</w:t>
        </w:r>
        <w:r>
          <w:rPr>
            <w:noProof/>
          </w:rPr>
          <w:fldChar w:fldCharType="end"/>
        </w:r>
      </w:ins>
    </w:p>
    <w:p w14:paraId="704A4DE4" w14:textId="77777777" w:rsidR="0056420A" w:rsidRDefault="0056420A">
      <w:pPr>
        <w:pStyle w:val="TOC3"/>
        <w:tabs>
          <w:tab w:val="left" w:pos="874"/>
          <w:tab w:val="right" w:pos="8290"/>
        </w:tabs>
        <w:rPr>
          <w:ins w:id="54" w:author="Xochitl Morgan" w:date="2018-02-23T10:01:00Z"/>
          <w:rFonts w:eastAsiaTheme="minorEastAsia"/>
          <w:noProof/>
          <w:sz w:val="24"/>
          <w:szCs w:val="24"/>
          <w:lang w:eastAsia="ja-JP"/>
        </w:rPr>
      </w:pPr>
      <w:ins w:id="55" w:author="Xochitl Morgan" w:date="2018-02-23T10:01:00Z">
        <w:r>
          <w:rPr>
            <w:noProof/>
          </w:rPr>
          <w:t>2.2.4</w:t>
        </w:r>
        <w:r>
          <w:rPr>
            <w:rFonts w:eastAsiaTheme="minorEastAsia"/>
            <w:noProof/>
            <w:sz w:val="24"/>
            <w:szCs w:val="24"/>
            <w:lang w:eastAsia="ja-JP"/>
          </w:rPr>
          <w:tab/>
        </w:r>
        <w:r>
          <w:rPr>
            <w:noProof/>
          </w:rPr>
          <w:t>Quality control of DNA extracted from samples</w:t>
        </w:r>
        <w:r>
          <w:rPr>
            <w:noProof/>
          </w:rPr>
          <w:tab/>
        </w:r>
        <w:r>
          <w:rPr>
            <w:noProof/>
          </w:rPr>
          <w:fldChar w:fldCharType="begin"/>
        </w:r>
        <w:r>
          <w:rPr>
            <w:noProof/>
          </w:rPr>
          <w:instrText xml:space="preserve"> PAGEREF _Toc380999415 \h </w:instrText>
        </w:r>
      </w:ins>
      <w:r>
        <w:rPr>
          <w:noProof/>
        </w:rPr>
      </w:r>
      <w:r>
        <w:rPr>
          <w:noProof/>
        </w:rPr>
        <w:fldChar w:fldCharType="separate"/>
      </w:r>
      <w:ins w:id="56" w:author="Xochitl Morgan" w:date="2018-02-23T10:01:00Z">
        <w:r>
          <w:rPr>
            <w:noProof/>
          </w:rPr>
          <w:t>15</w:t>
        </w:r>
        <w:r>
          <w:rPr>
            <w:noProof/>
          </w:rPr>
          <w:fldChar w:fldCharType="end"/>
        </w:r>
      </w:ins>
    </w:p>
    <w:p w14:paraId="6D9B162B" w14:textId="77777777" w:rsidR="0056420A" w:rsidRDefault="0056420A">
      <w:pPr>
        <w:pStyle w:val="TOC3"/>
        <w:tabs>
          <w:tab w:val="left" w:pos="874"/>
          <w:tab w:val="right" w:pos="8290"/>
        </w:tabs>
        <w:rPr>
          <w:ins w:id="57" w:author="Xochitl Morgan" w:date="2018-02-23T10:01:00Z"/>
          <w:rFonts w:eastAsiaTheme="minorEastAsia"/>
          <w:noProof/>
          <w:sz w:val="24"/>
          <w:szCs w:val="24"/>
          <w:lang w:eastAsia="ja-JP"/>
        </w:rPr>
      </w:pPr>
      <w:ins w:id="58" w:author="Xochitl Morgan" w:date="2018-02-23T10:01:00Z">
        <w:r>
          <w:rPr>
            <w:noProof/>
          </w:rPr>
          <w:t>2.2.5</w:t>
        </w:r>
        <w:r>
          <w:rPr>
            <w:rFonts w:eastAsiaTheme="minorEastAsia"/>
            <w:noProof/>
            <w:sz w:val="24"/>
            <w:szCs w:val="24"/>
            <w:lang w:eastAsia="ja-JP"/>
          </w:rPr>
          <w:tab/>
        </w:r>
        <w:r>
          <w:rPr>
            <w:noProof/>
          </w:rPr>
          <w:t>Synthesis – Integrating the lab goals with your results</w:t>
        </w:r>
        <w:r>
          <w:rPr>
            <w:noProof/>
          </w:rPr>
          <w:tab/>
        </w:r>
        <w:r>
          <w:rPr>
            <w:noProof/>
          </w:rPr>
          <w:fldChar w:fldCharType="begin"/>
        </w:r>
        <w:r>
          <w:rPr>
            <w:noProof/>
          </w:rPr>
          <w:instrText xml:space="preserve"> PAGEREF _Toc380999416 \h </w:instrText>
        </w:r>
      </w:ins>
      <w:r>
        <w:rPr>
          <w:noProof/>
        </w:rPr>
      </w:r>
      <w:r>
        <w:rPr>
          <w:noProof/>
        </w:rPr>
        <w:fldChar w:fldCharType="separate"/>
      </w:r>
      <w:ins w:id="59" w:author="Xochitl Morgan" w:date="2018-02-23T10:01:00Z">
        <w:r>
          <w:rPr>
            <w:noProof/>
          </w:rPr>
          <w:t>22</w:t>
        </w:r>
        <w:r>
          <w:rPr>
            <w:noProof/>
          </w:rPr>
          <w:fldChar w:fldCharType="end"/>
        </w:r>
      </w:ins>
    </w:p>
    <w:p w14:paraId="71AE50A7" w14:textId="77777777" w:rsidR="0056420A" w:rsidRDefault="0056420A">
      <w:pPr>
        <w:pStyle w:val="TOC1"/>
        <w:tabs>
          <w:tab w:val="left" w:pos="362"/>
          <w:tab w:val="right" w:pos="8290"/>
        </w:tabs>
        <w:rPr>
          <w:ins w:id="60" w:author="Xochitl Morgan" w:date="2018-02-23T10:01:00Z"/>
          <w:rFonts w:asciiTheme="minorHAnsi" w:eastAsiaTheme="minorEastAsia" w:hAnsiTheme="minorHAnsi"/>
          <w:b w:val="0"/>
          <w:caps w:val="0"/>
          <w:noProof/>
          <w:lang w:eastAsia="ja-JP"/>
        </w:rPr>
      </w:pPr>
      <w:ins w:id="61" w:author="Xochitl Morgan" w:date="2018-02-23T10:01:00Z">
        <w:r>
          <w:rPr>
            <w:noProof/>
          </w:rPr>
          <w:t>3</w:t>
        </w:r>
        <w:r>
          <w:rPr>
            <w:rFonts w:asciiTheme="minorHAnsi" w:eastAsiaTheme="minorEastAsia" w:hAnsiTheme="minorHAnsi"/>
            <w:b w:val="0"/>
            <w:caps w:val="0"/>
            <w:noProof/>
            <w:lang w:eastAsia="ja-JP"/>
          </w:rPr>
          <w:tab/>
        </w:r>
        <w:r>
          <w:rPr>
            <w:noProof/>
          </w:rPr>
          <w:t>Getting into R</w:t>
        </w:r>
        <w:r>
          <w:rPr>
            <w:noProof/>
          </w:rPr>
          <w:tab/>
        </w:r>
        <w:r>
          <w:rPr>
            <w:noProof/>
          </w:rPr>
          <w:fldChar w:fldCharType="begin"/>
        </w:r>
        <w:r>
          <w:rPr>
            <w:noProof/>
          </w:rPr>
          <w:instrText xml:space="preserve"> PAGEREF _Toc380999417 \h </w:instrText>
        </w:r>
      </w:ins>
      <w:r>
        <w:rPr>
          <w:noProof/>
        </w:rPr>
      </w:r>
      <w:r>
        <w:rPr>
          <w:noProof/>
        </w:rPr>
        <w:fldChar w:fldCharType="separate"/>
      </w:r>
      <w:ins w:id="62" w:author="Xochitl Morgan" w:date="2018-02-23T10:01:00Z">
        <w:r>
          <w:rPr>
            <w:noProof/>
          </w:rPr>
          <w:t>23</w:t>
        </w:r>
        <w:r>
          <w:rPr>
            <w:noProof/>
          </w:rPr>
          <w:fldChar w:fldCharType="end"/>
        </w:r>
      </w:ins>
    </w:p>
    <w:p w14:paraId="4758F933" w14:textId="77777777" w:rsidR="0056420A" w:rsidRDefault="0056420A">
      <w:pPr>
        <w:pStyle w:val="TOC2"/>
        <w:tabs>
          <w:tab w:val="left" w:pos="523"/>
          <w:tab w:val="right" w:pos="8290"/>
        </w:tabs>
        <w:rPr>
          <w:ins w:id="63" w:author="Xochitl Morgan" w:date="2018-02-23T10:01:00Z"/>
          <w:rFonts w:eastAsiaTheme="minorEastAsia"/>
          <w:b w:val="0"/>
          <w:noProof/>
          <w:sz w:val="24"/>
          <w:szCs w:val="24"/>
          <w:lang w:eastAsia="ja-JP"/>
        </w:rPr>
      </w:pPr>
      <w:ins w:id="64" w:author="Xochitl Morgan" w:date="2018-02-23T10:01:00Z">
        <w:r>
          <w:rPr>
            <w:noProof/>
          </w:rPr>
          <w:t>3.1</w:t>
        </w:r>
        <w:r>
          <w:rPr>
            <w:rFonts w:eastAsiaTheme="minorEastAsia"/>
            <w:b w:val="0"/>
            <w:noProof/>
            <w:sz w:val="24"/>
            <w:szCs w:val="24"/>
            <w:lang w:eastAsia="ja-JP"/>
          </w:rPr>
          <w:tab/>
        </w:r>
        <w:r>
          <w:rPr>
            <w:noProof/>
          </w:rPr>
          <w:t>A quick orientation with R Studio</w:t>
        </w:r>
        <w:r>
          <w:rPr>
            <w:noProof/>
          </w:rPr>
          <w:tab/>
        </w:r>
        <w:r>
          <w:rPr>
            <w:noProof/>
          </w:rPr>
          <w:fldChar w:fldCharType="begin"/>
        </w:r>
        <w:r>
          <w:rPr>
            <w:noProof/>
          </w:rPr>
          <w:instrText xml:space="preserve"> PAGEREF _Toc380999418 \h </w:instrText>
        </w:r>
      </w:ins>
      <w:r>
        <w:rPr>
          <w:noProof/>
        </w:rPr>
      </w:r>
      <w:r>
        <w:rPr>
          <w:noProof/>
        </w:rPr>
        <w:fldChar w:fldCharType="separate"/>
      </w:r>
      <w:ins w:id="65" w:author="Xochitl Morgan" w:date="2018-02-23T10:01:00Z">
        <w:r>
          <w:rPr>
            <w:noProof/>
          </w:rPr>
          <w:t>23</w:t>
        </w:r>
        <w:r>
          <w:rPr>
            <w:noProof/>
          </w:rPr>
          <w:fldChar w:fldCharType="end"/>
        </w:r>
      </w:ins>
    </w:p>
    <w:p w14:paraId="3B5CEDF9" w14:textId="77777777" w:rsidR="0056420A" w:rsidRDefault="0056420A">
      <w:pPr>
        <w:pStyle w:val="TOC2"/>
        <w:tabs>
          <w:tab w:val="left" w:pos="523"/>
          <w:tab w:val="right" w:pos="8290"/>
        </w:tabs>
        <w:rPr>
          <w:ins w:id="66" w:author="Xochitl Morgan" w:date="2018-02-23T10:01:00Z"/>
          <w:rFonts w:eastAsiaTheme="minorEastAsia"/>
          <w:b w:val="0"/>
          <w:noProof/>
          <w:sz w:val="24"/>
          <w:szCs w:val="24"/>
          <w:lang w:eastAsia="ja-JP"/>
        </w:rPr>
      </w:pPr>
      <w:ins w:id="67" w:author="Xochitl Morgan" w:date="2018-02-23T10:01:00Z">
        <w:r>
          <w:rPr>
            <w:noProof/>
          </w:rPr>
          <w:t>3.2</w:t>
        </w:r>
        <w:r>
          <w:rPr>
            <w:rFonts w:eastAsiaTheme="minorEastAsia"/>
            <w:b w:val="0"/>
            <w:noProof/>
            <w:sz w:val="24"/>
            <w:szCs w:val="24"/>
            <w:lang w:eastAsia="ja-JP"/>
          </w:rPr>
          <w:tab/>
        </w:r>
        <w:r>
          <w:rPr>
            <w:noProof/>
          </w:rPr>
          <w:t>How to make an R markdown</w:t>
        </w:r>
        <w:r>
          <w:rPr>
            <w:noProof/>
          </w:rPr>
          <w:tab/>
        </w:r>
        <w:r>
          <w:rPr>
            <w:noProof/>
          </w:rPr>
          <w:fldChar w:fldCharType="begin"/>
        </w:r>
        <w:r>
          <w:rPr>
            <w:noProof/>
          </w:rPr>
          <w:instrText xml:space="preserve"> PAGEREF _Toc380999419 \h </w:instrText>
        </w:r>
      </w:ins>
      <w:r>
        <w:rPr>
          <w:noProof/>
        </w:rPr>
      </w:r>
      <w:r>
        <w:rPr>
          <w:noProof/>
        </w:rPr>
        <w:fldChar w:fldCharType="separate"/>
      </w:r>
      <w:ins w:id="68" w:author="Xochitl Morgan" w:date="2018-02-23T10:01:00Z">
        <w:r>
          <w:rPr>
            <w:noProof/>
          </w:rPr>
          <w:t>24</w:t>
        </w:r>
        <w:r>
          <w:rPr>
            <w:noProof/>
          </w:rPr>
          <w:fldChar w:fldCharType="end"/>
        </w:r>
      </w:ins>
    </w:p>
    <w:p w14:paraId="77223821" w14:textId="77777777" w:rsidR="0056420A" w:rsidRDefault="0056420A">
      <w:pPr>
        <w:pStyle w:val="TOC2"/>
        <w:tabs>
          <w:tab w:val="left" w:pos="523"/>
          <w:tab w:val="right" w:pos="8290"/>
        </w:tabs>
        <w:rPr>
          <w:ins w:id="69" w:author="Xochitl Morgan" w:date="2018-02-23T10:01:00Z"/>
          <w:rFonts w:eastAsiaTheme="minorEastAsia"/>
          <w:b w:val="0"/>
          <w:noProof/>
          <w:sz w:val="24"/>
          <w:szCs w:val="24"/>
          <w:lang w:eastAsia="ja-JP"/>
        </w:rPr>
      </w:pPr>
      <w:ins w:id="70" w:author="Xochitl Morgan" w:date="2018-02-23T10:01:00Z">
        <w:r>
          <w:rPr>
            <w:noProof/>
          </w:rPr>
          <w:t>3.3</w:t>
        </w:r>
        <w:r>
          <w:rPr>
            <w:rFonts w:eastAsiaTheme="minorEastAsia"/>
            <w:b w:val="0"/>
            <w:noProof/>
            <w:sz w:val="24"/>
            <w:szCs w:val="24"/>
            <w:lang w:eastAsia="ja-JP"/>
          </w:rPr>
          <w:tab/>
        </w:r>
        <w:r>
          <w:rPr>
            <w:noProof/>
          </w:rPr>
          <w:t>Beginning to use R</w:t>
        </w:r>
        <w:r>
          <w:rPr>
            <w:noProof/>
          </w:rPr>
          <w:tab/>
        </w:r>
        <w:r>
          <w:rPr>
            <w:noProof/>
          </w:rPr>
          <w:fldChar w:fldCharType="begin"/>
        </w:r>
        <w:r>
          <w:rPr>
            <w:noProof/>
          </w:rPr>
          <w:instrText xml:space="preserve"> PAGEREF _Toc380999420 \h </w:instrText>
        </w:r>
      </w:ins>
      <w:r>
        <w:rPr>
          <w:noProof/>
        </w:rPr>
      </w:r>
      <w:r>
        <w:rPr>
          <w:noProof/>
        </w:rPr>
        <w:fldChar w:fldCharType="separate"/>
      </w:r>
      <w:ins w:id="71" w:author="Xochitl Morgan" w:date="2018-02-23T10:01:00Z">
        <w:r>
          <w:rPr>
            <w:noProof/>
          </w:rPr>
          <w:t>26</w:t>
        </w:r>
        <w:r>
          <w:rPr>
            <w:noProof/>
          </w:rPr>
          <w:fldChar w:fldCharType="end"/>
        </w:r>
      </w:ins>
    </w:p>
    <w:p w14:paraId="76D03F8C" w14:textId="77777777" w:rsidR="0056420A" w:rsidRDefault="0056420A">
      <w:pPr>
        <w:pStyle w:val="TOC3"/>
        <w:tabs>
          <w:tab w:val="left" w:pos="874"/>
          <w:tab w:val="right" w:pos="8290"/>
        </w:tabs>
        <w:rPr>
          <w:ins w:id="72" w:author="Xochitl Morgan" w:date="2018-02-23T10:01:00Z"/>
          <w:rFonts w:eastAsiaTheme="minorEastAsia"/>
          <w:noProof/>
          <w:sz w:val="24"/>
          <w:szCs w:val="24"/>
          <w:lang w:eastAsia="ja-JP"/>
        </w:rPr>
      </w:pPr>
      <w:ins w:id="73" w:author="Xochitl Morgan" w:date="2018-02-23T10:01:00Z">
        <w:r>
          <w:rPr>
            <w:noProof/>
          </w:rPr>
          <w:t>3.3.1</w:t>
        </w:r>
        <w:r>
          <w:rPr>
            <w:rFonts w:eastAsiaTheme="minorEastAsia"/>
            <w:noProof/>
            <w:sz w:val="24"/>
            <w:szCs w:val="24"/>
            <w:lang w:eastAsia="ja-JP"/>
          </w:rPr>
          <w:tab/>
        </w:r>
        <w:r>
          <w:rPr>
            <w:noProof/>
          </w:rPr>
          <w:t>A conceptual view of R – The Big Picture</w:t>
        </w:r>
        <w:r>
          <w:rPr>
            <w:noProof/>
          </w:rPr>
          <w:tab/>
        </w:r>
        <w:r>
          <w:rPr>
            <w:noProof/>
          </w:rPr>
          <w:fldChar w:fldCharType="begin"/>
        </w:r>
        <w:r>
          <w:rPr>
            <w:noProof/>
          </w:rPr>
          <w:instrText xml:space="preserve"> PAGEREF _Toc380999421 \h </w:instrText>
        </w:r>
      </w:ins>
      <w:r>
        <w:rPr>
          <w:noProof/>
        </w:rPr>
      </w:r>
      <w:r>
        <w:rPr>
          <w:noProof/>
        </w:rPr>
        <w:fldChar w:fldCharType="separate"/>
      </w:r>
      <w:ins w:id="74" w:author="Xochitl Morgan" w:date="2018-02-23T10:01:00Z">
        <w:r>
          <w:rPr>
            <w:noProof/>
          </w:rPr>
          <w:t>26</w:t>
        </w:r>
        <w:r>
          <w:rPr>
            <w:noProof/>
          </w:rPr>
          <w:fldChar w:fldCharType="end"/>
        </w:r>
      </w:ins>
    </w:p>
    <w:p w14:paraId="2E22DDEA" w14:textId="77777777" w:rsidR="0056420A" w:rsidRDefault="0056420A">
      <w:pPr>
        <w:pStyle w:val="TOC3"/>
        <w:tabs>
          <w:tab w:val="left" w:pos="874"/>
          <w:tab w:val="right" w:pos="8290"/>
        </w:tabs>
        <w:rPr>
          <w:ins w:id="75" w:author="Xochitl Morgan" w:date="2018-02-23T10:01:00Z"/>
          <w:rFonts w:eastAsiaTheme="minorEastAsia"/>
          <w:noProof/>
          <w:sz w:val="24"/>
          <w:szCs w:val="24"/>
          <w:lang w:eastAsia="ja-JP"/>
        </w:rPr>
      </w:pPr>
      <w:ins w:id="76" w:author="Xochitl Morgan" w:date="2018-02-23T10:01:00Z">
        <w:r>
          <w:rPr>
            <w:noProof/>
          </w:rPr>
          <w:t>3.3.2</w:t>
        </w:r>
        <w:r>
          <w:rPr>
            <w:rFonts w:eastAsiaTheme="minorEastAsia"/>
            <w:noProof/>
            <w:sz w:val="24"/>
            <w:szCs w:val="24"/>
            <w:lang w:eastAsia="ja-JP"/>
          </w:rPr>
          <w:tab/>
        </w:r>
        <w:r>
          <w:rPr>
            <w:noProof/>
          </w:rPr>
          <w:t>How do I get help in R Studio? {CADZOW}</w:t>
        </w:r>
        <w:r>
          <w:rPr>
            <w:noProof/>
          </w:rPr>
          <w:tab/>
        </w:r>
        <w:r>
          <w:rPr>
            <w:noProof/>
          </w:rPr>
          <w:fldChar w:fldCharType="begin"/>
        </w:r>
        <w:r>
          <w:rPr>
            <w:noProof/>
          </w:rPr>
          <w:instrText xml:space="preserve"> PAGEREF _Toc380999422 \h </w:instrText>
        </w:r>
      </w:ins>
      <w:r>
        <w:rPr>
          <w:noProof/>
        </w:rPr>
      </w:r>
      <w:r>
        <w:rPr>
          <w:noProof/>
        </w:rPr>
        <w:fldChar w:fldCharType="separate"/>
      </w:r>
      <w:ins w:id="77" w:author="Xochitl Morgan" w:date="2018-02-23T10:01:00Z">
        <w:r>
          <w:rPr>
            <w:noProof/>
          </w:rPr>
          <w:t>28</w:t>
        </w:r>
        <w:r>
          <w:rPr>
            <w:noProof/>
          </w:rPr>
          <w:fldChar w:fldCharType="end"/>
        </w:r>
      </w:ins>
    </w:p>
    <w:p w14:paraId="0AA81DD2" w14:textId="77777777" w:rsidR="0056420A" w:rsidRDefault="0056420A">
      <w:pPr>
        <w:pStyle w:val="TOC3"/>
        <w:tabs>
          <w:tab w:val="left" w:pos="874"/>
          <w:tab w:val="right" w:pos="8290"/>
        </w:tabs>
        <w:rPr>
          <w:ins w:id="78" w:author="Xochitl Morgan" w:date="2018-02-23T10:01:00Z"/>
          <w:rFonts w:eastAsiaTheme="minorEastAsia"/>
          <w:noProof/>
          <w:sz w:val="24"/>
          <w:szCs w:val="24"/>
          <w:lang w:eastAsia="ja-JP"/>
        </w:rPr>
      </w:pPr>
      <w:ins w:id="79" w:author="Xochitl Morgan" w:date="2018-02-23T10:01:00Z">
        <w:r>
          <w:rPr>
            <w:noProof/>
          </w:rPr>
          <w:t>3.3.3</w:t>
        </w:r>
        <w:r>
          <w:rPr>
            <w:rFonts w:eastAsiaTheme="minorEastAsia"/>
            <w:noProof/>
            <w:sz w:val="24"/>
            <w:szCs w:val="24"/>
            <w:lang w:eastAsia="ja-JP"/>
          </w:rPr>
          <w:tab/>
        </w:r>
        <w:r>
          <w:rPr>
            <w:noProof/>
          </w:rPr>
          <w:t>Understanding Variables in R {Cazdow}</w:t>
        </w:r>
        <w:r>
          <w:rPr>
            <w:noProof/>
          </w:rPr>
          <w:tab/>
        </w:r>
        <w:r>
          <w:rPr>
            <w:noProof/>
          </w:rPr>
          <w:fldChar w:fldCharType="begin"/>
        </w:r>
        <w:r>
          <w:rPr>
            <w:noProof/>
          </w:rPr>
          <w:instrText xml:space="preserve"> PAGEREF _Toc380999423 \h </w:instrText>
        </w:r>
      </w:ins>
      <w:r>
        <w:rPr>
          <w:noProof/>
        </w:rPr>
      </w:r>
      <w:r>
        <w:rPr>
          <w:noProof/>
        </w:rPr>
        <w:fldChar w:fldCharType="separate"/>
      </w:r>
      <w:ins w:id="80" w:author="Xochitl Morgan" w:date="2018-02-23T10:01:00Z">
        <w:r>
          <w:rPr>
            <w:noProof/>
          </w:rPr>
          <w:t>30</w:t>
        </w:r>
        <w:r>
          <w:rPr>
            <w:noProof/>
          </w:rPr>
          <w:fldChar w:fldCharType="end"/>
        </w:r>
      </w:ins>
    </w:p>
    <w:p w14:paraId="6E8CC386" w14:textId="77777777" w:rsidR="0056420A" w:rsidRDefault="0056420A">
      <w:pPr>
        <w:pStyle w:val="TOC3"/>
        <w:tabs>
          <w:tab w:val="left" w:pos="874"/>
          <w:tab w:val="right" w:pos="8290"/>
        </w:tabs>
        <w:rPr>
          <w:ins w:id="81" w:author="Xochitl Morgan" w:date="2018-02-23T10:01:00Z"/>
          <w:rFonts w:eastAsiaTheme="minorEastAsia"/>
          <w:noProof/>
          <w:sz w:val="24"/>
          <w:szCs w:val="24"/>
          <w:lang w:eastAsia="ja-JP"/>
        </w:rPr>
      </w:pPr>
      <w:ins w:id="82" w:author="Xochitl Morgan" w:date="2018-02-23T10:01:00Z">
        <w:r>
          <w:rPr>
            <w:noProof/>
          </w:rPr>
          <w:t>3.3.4</w:t>
        </w:r>
        <w:r>
          <w:rPr>
            <w:rFonts w:eastAsiaTheme="minorEastAsia"/>
            <w:noProof/>
            <w:sz w:val="24"/>
            <w:szCs w:val="24"/>
            <w:lang w:eastAsia="ja-JP"/>
          </w:rPr>
          <w:tab/>
        </w:r>
        <w:r>
          <w:rPr>
            <w:noProof/>
          </w:rPr>
          <w:t>Reading and Writing Data {Cazdow}</w:t>
        </w:r>
        <w:r>
          <w:rPr>
            <w:noProof/>
          </w:rPr>
          <w:tab/>
        </w:r>
        <w:r>
          <w:rPr>
            <w:noProof/>
          </w:rPr>
          <w:fldChar w:fldCharType="begin"/>
        </w:r>
        <w:r>
          <w:rPr>
            <w:noProof/>
          </w:rPr>
          <w:instrText xml:space="preserve"> PAGEREF _Toc380999424 \h </w:instrText>
        </w:r>
      </w:ins>
      <w:r>
        <w:rPr>
          <w:noProof/>
        </w:rPr>
      </w:r>
      <w:r>
        <w:rPr>
          <w:noProof/>
        </w:rPr>
        <w:fldChar w:fldCharType="separate"/>
      </w:r>
      <w:ins w:id="83" w:author="Xochitl Morgan" w:date="2018-02-23T10:01:00Z">
        <w:r>
          <w:rPr>
            <w:noProof/>
          </w:rPr>
          <w:t>31</w:t>
        </w:r>
        <w:r>
          <w:rPr>
            <w:noProof/>
          </w:rPr>
          <w:fldChar w:fldCharType="end"/>
        </w:r>
      </w:ins>
    </w:p>
    <w:p w14:paraId="2935DB66" w14:textId="77777777" w:rsidR="0056420A" w:rsidRDefault="0056420A">
      <w:pPr>
        <w:pStyle w:val="TOC3"/>
        <w:tabs>
          <w:tab w:val="right" w:pos="8290"/>
        </w:tabs>
        <w:rPr>
          <w:ins w:id="84" w:author="Xochitl Morgan" w:date="2018-02-23T10:01:00Z"/>
          <w:rFonts w:eastAsiaTheme="minorEastAsia"/>
          <w:noProof/>
          <w:sz w:val="24"/>
          <w:szCs w:val="24"/>
          <w:lang w:eastAsia="ja-JP"/>
        </w:rPr>
      </w:pPr>
      <w:ins w:id="85" w:author="Xochitl Morgan" w:date="2018-02-23T10:01:00Z">
        <w:r w:rsidRPr="00091B5B">
          <w:rPr>
            <w:rFonts w:ascii="Courier" w:eastAsia="Times New Roman" w:hAnsi="Courier" w:cs="Times New Roman"/>
            <w:noProof/>
            <w:color w:val="333333"/>
          </w:rPr>
          <w:t>Reading</w:t>
        </w:r>
        <w:r>
          <w:rPr>
            <w:noProof/>
          </w:rPr>
          <w:tab/>
        </w:r>
        <w:r>
          <w:rPr>
            <w:noProof/>
          </w:rPr>
          <w:fldChar w:fldCharType="begin"/>
        </w:r>
        <w:r>
          <w:rPr>
            <w:noProof/>
          </w:rPr>
          <w:instrText xml:space="preserve"> PAGEREF _Toc380999425 \h </w:instrText>
        </w:r>
      </w:ins>
      <w:r>
        <w:rPr>
          <w:noProof/>
        </w:rPr>
      </w:r>
      <w:r>
        <w:rPr>
          <w:noProof/>
        </w:rPr>
        <w:fldChar w:fldCharType="separate"/>
      </w:r>
      <w:ins w:id="86" w:author="Xochitl Morgan" w:date="2018-02-23T10:01:00Z">
        <w:r>
          <w:rPr>
            <w:noProof/>
          </w:rPr>
          <w:t>31</w:t>
        </w:r>
        <w:r>
          <w:rPr>
            <w:noProof/>
          </w:rPr>
          <w:fldChar w:fldCharType="end"/>
        </w:r>
      </w:ins>
    </w:p>
    <w:p w14:paraId="122EAB4E" w14:textId="77777777" w:rsidR="0056420A" w:rsidRDefault="0056420A">
      <w:pPr>
        <w:pStyle w:val="TOC1"/>
        <w:tabs>
          <w:tab w:val="left" w:pos="362"/>
          <w:tab w:val="right" w:pos="8290"/>
        </w:tabs>
        <w:rPr>
          <w:ins w:id="87" w:author="Xochitl Morgan" w:date="2018-02-23T10:01:00Z"/>
          <w:rFonts w:asciiTheme="minorHAnsi" w:eastAsiaTheme="minorEastAsia" w:hAnsiTheme="minorHAnsi"/>
          <w:b w:val="0"/>
          <w:caps w:val="0"/>
          <w:noProof/>
          <w:lang w:eastAsia="ja-JP"/>
        </w:rPr>
      </w:pPr>
      <w:ins w:id="88" w:author="Xochitl Morgan" w:date="2018-02-23T10:01:00Z">
        <w:r>
          <w:rPr>
            <w:noProof/>
          </w:rPr>
          <w:t>4</w:t>
        </w:r>
        <w:r>
          <w:rPr>
            <w:rFonts w:asciiTheme="minorHAnsi" w:eastAsiaTheme="minorEastAsia" w:hAnsiTheme="minorHAnsi"/>
            <w:b w:val="0"/>
            <w:caps w:val="0"/>
            <w:noProof/>
            <w:lang w:eastAsia="ja-JP"/>
          </w:rPr>
          <w:tab/>
        </w:r>
        <w:r>
          <w:rPr>
            <w:noProof/>
          </w:rPr>
          <w:t>Week 2: Getting into sequencing data</w:t>
        </w:r>
        <w:r>
          <w:rPr>
            <w:noProof/>
          </w:rPr>
          <w:tab/>
        </w:r>
        <w:r>
          <w:rPr>
            <w:noProof/>
          </w:rPr>
          <w:fldChar w:fldCharType="begin"/>
        </w:r>
        <w:r>
          <w:rPr>
            <w:noProof/>
          </w:rPr>
          <w:instrText xml:space="preserve"> PAGEREF _Toc380999426 \h </w:instrText>
        </w:r>
      </w:ins>
      <w:r>
        <w:rPr>
          <w:noProof/>
        </w:rPr>
      </w:r>
      <w:r>
        <w:rPr>
          <w:noProof/>
        </w:rPr>
        <w:fldChar w:fldCharType="separate"/>
      </w:r>
      <w:ins w:id="89" w:author="Xochitl Morgan" w:date="2018-02-23T10:01:00Z">
        <w:r>
          <w:rPr>
            <w:noProof/>
          </w:rPr>
          <w:t>34</w:t>
        </w:r>
        <w:r>
          <w:rPr>
            <w:noProof/>
          </w:rPr>
          <w:fldChar w:fldCharType="end"/>
        </w:r>
      </w:ins>
    </w:p>
    <w:p w14:paraId="236E7B3F" w14:textId="77777777" w:rsidR="0056420A" w:rsidRDefault="0056420A">
      <w:pPr>
        <w:pStyle w:val="TOC2"/>
        <w:tabs>
          <w:tab w:val="left" w:pos="523"/>
          <w:tab w:val="right" w:pos="8290"/>
        </w:tabs>
        <w:rPr>
          <w:ins w:id="90" w:author="Xochitl Morgan" w:date="2018-02-23T10:01:00Z"/>
          <w:rFonts w:eastAsiaTheme="minorEastAsia"/>
          <w:b w:val="0"/>
          <w:noProof/>
          <w:sz w:val="24"/>
          <w:szCs w:val="24"/>
          <w:lang w:eastAsia="ja-JP"/>
        </w:rPr>
      </w:pPr>
      <w:ins w:id="91" w:author="Xochitl Morgan" w:date="2018-02-23T10:01:00Z">
        <w:r>
          <w:rPr>
            <w:noProof/>
          </w:rPr>
          <w:t>4.1</w:t>
        </w:r>
        <w:r>
          <w:rPr>
            <w:rFonts w:eastAsiaTheme="minorEastAsia"/>
            <w:b w:val="0"/>
            <w:noProof/>
            <w:sz w:val="24"/>
            <w:szCs w:val="24"/>
            <w:lang w:eastAsia="ja-JP"/>
          </w:rPr>
          <w:tab/>
        </w:r>
        <w:r>
          <w:rPr>
            <w:noProof/>
          </w:rPr>
          <w:t>What kind of data comes back from the sequencing facility?</w:t>
        </w:r>
        <w:r>
          <w:rPr>
            <w:noProof/>
          </w:rPr>
          <w:tab/>
        </w:r>
        <w:r>
          <w:rPr>
            <w:noProof/>
          </w:rPr>
          <w:fldChar w:fldCharType="begin"/>
        </w:r>
        <w:r>
          <w:rPr>
            <w:noProof/>
          </w:rPr>
          <w:instrText xml:space="preserve"> PAGEREF _Toc380999427 \h </w:instrText>
        </w:r>
      </w:ins>
      <w:r>
        <w:rPr>
          <w:noProof/>
        </w:rPr>
      </w:r>
      <w:r>
        <w:rPr>
          <w:noProof/>
        </w:rPr>
        <w:fldChar w:fldCharType="separate"/>
      </w:r>
      <w:ins w:id="92" w:author="Xochitl Morgan" w:date="2018-02-23T10:01:00Z">
        <w:r>
          <w:rPr>
            <w:noProof/>
          </w:rPr>
          <w:t>35</w:t>
        </w:r>
        <w:r>
          <w:rPr>
            <w:noProof/>
          </w:rPr>
          <w:fldChar w:fldCharType="end"/>
        </w:r>
      </w:ins>
    </w:p>
    <w:p w14:paraId="607AE44B" w14:textId="77777777" w:rsidR="0056420A" w:rsidRDefault="0056420A">
      <w:pPr>
        <w:pStyle w:val="TOC2"/>
        <w:tabs>
          <w:tab w:val="left" w:pos="523"/>
          <w:tab w:val="right" w:pos="8290"/>
        </w:tabs>
        <w:rPr>
          <w:ins w:id="93" w:author="Xochitl Morgan" w:date="2018-02-23T10:01:00Z"/>
          <w:rFonts w:eastAsiaTheme="minorEastAsia"/>
          <w:b w:val="0"/>
          <w:noProof/>
          <w:sz w:val="24"/>
          <w:szCs w:val="24"/>
          <w:lang w:eastAsia="ja-JP"/>
        </w:rPr>
      </w:pPr>
      <w:ins w:id="94" w:author="Xochitl Morgan" w:date="2018-02-23T10:01:00Z">
        <w:r>
          <w:rPr>
            <w:noProof/>
          </w:rPr>
          <w:t>4.2</w:t>
        </w:r>
        <w:r>
          <w:rPr>
            <w:rFonts w:eastAsiaTheme="minorEastAsia"/>
            <w:b w:val="0"/>
            <w:noProof/>
            <w:sz w:val="24"/>
            <w:szCs w:val="24"/>
            <w:lang w:eastAsia="ja-JP"/>
          </w:rPr>
          <w:tab/>
        </w:r>
        <w:r>
          <w:rPr>
            <w:noProof/>
          </w:rPr>
          <w:t>Downloading the data we will use today</w:t>
        </w:r>
        <w:r>
          <w:rPr>
            <w:noProof/>
          </w:rPr>
          <w:tab/>
        </w:r>
        <w:r>
          <w:rPr>
            <w:noProof/>
          </w:rPr>
          <w:fldChar w:fldCharType="begin"/>
        </w:r>
        <w:r>
          <w:rPr>
            <w:noProof/>
          </w:rPr>
          <w:instrText xml:space="preserve"> PAGEREF _Toc380999428 \h </w:instrText>
        </w:r>
      </w:ins>
      <w:r>
        <w:rPr>
          <w:noProof/>
        </w:rPr>
      </w:r>
      <w:r>
        <w:rPr>
          <w:noProof/>
        </w:rPr>
        <w:fldChar w:fldCharType="separate"/>
      </w:r>
      <w:ins w:id="95" w:author="Xochitl Morgan" w:date="2018-02-23T10:01:00Z">
        <w:r>
          <w:rPr>
            <w:noProof/>
          </w:rPr>
          <w:t>35</w:t>
        </w:r>
        <w:r>
          <w:rPr>
            <w:noProof/>
          </w:rPr>
          <w:fldChar w:fldCharType="end"/>
        </w:r>
      </w:ins>
    </w:p>
    <w:p w14:paraId="65950B3A" w14:textId="77777777" w:rsidR="0056420A" w:rsidRDefault="0056420A">
      <w:pPr>
        <w:pStyle w:val="TOC2"/>
        <w:tabs>
          <w:tab w:val="left" w:pos="523"/>
          <w:tab w:val="right" w:pos="8290"/>
        </w:tabs>
        <w:rPr>
          <w:ins w:id="96" w:author="Xochitl Morgan" w:date="2018-02-23T10:01:00Z"/>
          <w:rFonts w:eastAsiaTheme="minorEastAsia"/>
          <w:b w:val="0"/>
          <w:noProof/>
          <w:sz w:val="24"/>
          <w:szCs w:val="24"/>
          <w:lang w:eastAsia="ja-JP"/>
        </w:rPr>
      </w:pPr>
      <w:ins w:id="97" w:author="Xochitl Morgan" w:date="2018-02-23T10:01:00Z">
        <w:r>
          <w:rPr>
            <w:noProof/>
          </w:rPr>
          <w:t>4.3</w:t>
        </w:r>
        <w:r>
          <w:rPr>
            <w:rFonts w:eastAsiaTheme="minorEastAsia"/>
            <w:b w:val="0"/>
            <w:noProof/>
            <w:sz w:val="24"/>
            <w:szCs w:val="24"/>
            <w:lang w:eastAsia="ja-JP"/>
          </w:rPr>
          <w:tab/>
        </w:r>
        <w:r>
          <w:rPr>
            <w:noProof/>
          </w:rPr>
          <w:t>Installing the R packages we will use today</w:t>
        </w:r>
        <w:r>
          <w:rPr>
            <w:noProof/>
          </w:rPr>
          <w:tab/>
        </w:r>
        <w:r>
          <w:rPr>
            <w:noProof/>
          </w:rPr>
          <w:fldChar w:fldCharType="begin"/>
        </w:r>
        <w:r>
          <w:rPr>
            <w:noProof/>
          </w:rPr>
          <w:instrText xml:space="preserve"> PAGEREF _Toc380999429 \h </w:instrText>
        </w:r>
      </w:ins>
      <w:r>
        <w:rPr>
          <w:noProof/>
        </w:rPr>
      </w:r>
      <w:r>
        <w:rPr>
          <w:noProof/>
        </w:rPr>
        <w:fldChar w:fldCharType="separate"/>
      </w:r>
      <w:ins w:id="98" w:author="Xochitl Morgan" w:date="2018-02-23T10:01:00Z">
        <w:r>
          <w:rPr>
            <w:noProof/>
          </w:rPr>
          <w:t>36</w:t>
        </w:r>
        <w:r>
          <w:rPr>
            <w:noProof/>
          </w:rPr>
          <w:fldChar w:fldCharType="end"/>
        </w:r>
      </w:ins>
    </w:p>
    <w:p w14:paraId="21DCA52F" w14:textId="77777777" w:rsidR="0056420A" w:rsidRDefault="0056420A">
      <w:pPr>
        <w:pStyle w:val="TOC2"/>
        <w:tabs>
          <w:tab w:val="left" w:pos="523"/>
          <w:tab w:val="right" w:pos="8290"/>
        </w:tabs>
        <w:rPr>
          <w:ins w:id="99" w:author="Xochitl Morgan" w:date="2018-02-23T10:01:00Z"/>
          <w:rFonts w:eastAsiaTheme="minorEastAsia"/>
          <w:b w:val="0"/>
          <w:noProof/>
          <w:sz w:val="24"/>
          <w:szCs w:val="24"/>
          <w:lang w:eastAsia="ja-JP"/>
        </w:rPr>
      </w:pPr>
      <w:ins w:id="100" w:author="Xochitl Morgan" w:date="2018-02-23T10:01:00Z">
        <w:r>
          <w:rPr>
            <w:noProof/>
          </w:rPr>
          <w:t>4.4</w:t>
        </w:r>
        <w:r>
          <w:rPr>
            <w:rFonts w:eastAsiaTheme="minorEastAsia"/>
            <w:b w:val="0"/>
            <w:noProof/>
            <w:sz w:val="24"/>
            <w:szCs w:val="24"/>
            <w:lang w:eastAsia="ja-JP"/>
          </w:rPr>
          <w:tab/>
        </w:r>
        <w:r>
          <w:rPr>
            <w:noProof/>
          </w:rPr>
          <w:t>Assessing quality of sequencing data</w:t>
        </w:r>
        <w:r>
          <w:rPr>
            <w:noProof/>
          </w:rPr>
          <w:tab/>
        </w:r>
        <w:r>
          <w:rPr>
            <w:noProof/>
          </w:rPr>
          <w:fldChar w:fldCharType="begin"/>
        </w:r>
        <w:r>
          <w:rPr>
            <w:noProof/>
          </w:rPr>
          <w:instrText xml:space="preserve"> PAGEREF _Toc380999430 \h </w:instrText>
        </w:r>
      </w:ins>
      <w:r>
        <w:rPr>
          <w:noProof/>
        </w:rPr>
      </w:r>
      <w:r>
        <w:rPr>
          <w:noProof/>
        </w:rPr>
        <w:fldChar w:fldCharType="separate"/>
      </w:r>
      <w:ins w:id="101" w:author="Xochitl Morgan" w:date="2018-02-23T10:01:00Z">
        <w:r>
          <w:rPr>
            <w:noProof/>
          </w:rPr>
          <w:t>37</w:t>
        </w:r>
        <w:r>
          <w:rPr>
            <w:noProof/>
          </w:rPr>
          <w:fldChar w:fldCharType="end"/>
        </w:r>
      </w:ins>
    </w:p>
    <w:p w14:paraId="28B9D23E" w14:textId="77777777" w:rsidR="0056420A" w:rsidRDefault="0056420A">
      <w:pPr>
        <w:pStyle w:val="TOC1"/>
        <w:tabs>
          <w:tab w:val="left" w:pos="362"/>
          <w:tab w:val="right" w:pos="8290"/>
        </w:tabs>
        <w:rPr>
          <w:ins w:id="102" w:author="Xochitl Morgan" w:date="2018-02-23T10:01:00Z"/>
          <w:rFonts w:asciiTheme="minorHAnsi" w:eastAsiaTheme="minorEastAsia" w:hAnsiTheme="minorHAnsi"/>
          <w:b w:val="0"/>
          <w:caps w:val="0"/>
          <w:noProof/>
          <w:lang w:eastAsia="ja-JP"/>
        </w:rPr>
      </w:pPr>
      <w:ins w:id="103" w:author="Xochitl Morgan" w:date="2018-02-23T10:01:00Z">
        <w:r>
          <w:rPr>
            <w:noProof/>
          </w:rPr>
          <w:t>5</w:t>
        </w:r>
        <w:r>
          <w:rPr>
            <w:rFonts w:asciiTheme="minorHAnsi" w:eastAsiaTheme="minorEastAsia" w:hAnsiTheme="minorHAnsi"/>
            <w:b w:val="0"/>
            <w:caps w:val="0"/>
            <w:noProof/>
            <w:lang w:eastAsia="ja-JP"/>
          </w:rPr>
          <w:tab/>
        </w:r>
        <w:r>
          <w:rPr>
            <w:noProof/>
          </w:rPr>
          <w:t>Appendix</w:t>
        </w:r>
        <w:r>
          <w:rPr>
            <w:noProof/>
          </w:rPr>
          <w:tab/>
        </w:r>
        <w:r>
          <w:rPr>
            <w:noProof/>
          </w:rPr>
          <w:fldChar w:fldCharType="begin"/>
        </w:r>
        <w:r>
          <w:rPr>
            <w:noProof/>
          </w:rPr>
          <w:instrText xml:space="preserve"> PAGEREF _Toc380999431 \h </w:instrText>
        </w:r>
      </w:ins>
      <w:r>
        <w:rPr>
          <w:noProof/>
        </w:rPr>
      </w:r>
      <w:r>
        <w:rPr>
          <w:noProof/>
        </w:rPr>
        <w:fldChar w:fldCharType="separate"/>
      </w:r>
      <w:ins w:id="104" w:author="Xochitl Morgan" w:date="2018-02-23T10:01:00Z">
        <w:r>
          <w:rPr>
            <w:noProof/>
          </w:rPr>
          <w:t>41</w:t>
        </w:r>
        <w:r>
          <w:rPr>
            <w:noProof/>
          </w:rPr>
          <w:fldChar w:fldCharType="end"/>
        </w:r>
      </w:ins>
    </w:p>
    <w:p w14:paraId="7BC36A03" w14:textId="77777777" w:rsidR="0056420A" w:rsidRDefault="0056420A">
      <w:pPr>
        <w:pStyle w:val="TOC2"/>
        <w:tabs>
          <w:tab w:val="left" w:pos="523"/>
          <w:tab w:val="right" w:pos="8290"/>
        </w:tabs>
        <w:rPr>
          <w:ins w:id="105" w:author="Xochitl Morgan" w:date="2018-02-23T10:01:00Z"/>
          <w:rFonts w:eastAsiaTheme="minorEastAsia"/>
          <w:b w:val="0"/>
          <w:noProof/>
          <w:sz w:val="24"/>
          <w:szCs w:val="24"/>
          <w:lang w:eastAsia="ja-JP"/>
        </w:rPr>
      </w:pPr>
      <w:ins w:id="106" w:author="Xochitl Morgan" w:date="2018-02-23T10:01:00Z">
        <w:r>
          <w:rPr>
            <w:noProof/>
          </w:rPr>
          <w:t>5.2</w:t>
        </w:r>
        <w:r>
          <w:rPr>
            <w:rFonts w:eastAsiaTheme="minorEastAsia"/>
            <w:b w:val="0"/>
            <w:noProof/>
            <w:sz w:val="24"/>
            <w:szCs w:val="24"/>
            <w:lang w:eastAsia="ja-JP"/>
          </w:rPr>
          <w:tab/>
        </w:r>
        <w:r>
          <w:rPr>
            <w:noProof/>
          </w:rPr>
          <w:t>Source of R tutorials</w:t>
        </w:r>
        <w:r>
          <w:rPr>
            <w:noProof/>
          </w:rPr>
          <w:tab/>
        </w:r>
        <w:r>
          <w:rPr>
            <w:noProof/>
          </w:rPr>
          <w:fldChar w:fldCharType="begin"/>
        </w:r>
        <w:r>
          <w:rPr>
            <w:noProof/>
          </w:rPr>
          <w:instrText xml:space="preserve"> PAGEREF _Toc380999432 \h </w:instrText>
        </w:r>
      </w:ins>
      <w:r>
        <w:rPr>
          <w:noProof/>
        </w:rPr>
      </w:r>
      <w:r>
        <w:rPr>
          <w:noProof/>
        </w:rPr>
        <w:fldChar w:fldCharType="separate"/>
      </w:r>
      <w:ins w:id="107" w:author="Xochitl Morgan" w:date="2018-02-23T10:01:00Z">
        <w:r>
          <w:rPr>
            <w:noProof/>
          </w:rPr>
          <w:t>43</w:t>
        </w:r>
        <w:r>
          <w:rPr>
            <w:noProof/>
          </w:rPr>
          <w:fldChar w:fldCharType="end"/>
        </w:r>
      </w:ins>
    </w:p>
    <w:p w14:paraId="12C6FEF6" w14:textId="77777777" w:rsidR="0056420A" w:rsidRDefault="0056420A">
      <w:pPr>
        <w:pStyle w:val="TOC2"/>
        <w:tabs>
          <w:tab w:val="left" w:pos="523"/>
          <w:tab w:val="right" w:pos="8290"/>
        </w:tabs>
        <w:rPr>
          <w:ins w:id="108" w:author="Xochitl Morgan" w:date="2018-02-23T10:01:00Z"/>
          <w:rFonts w:eastAsiaTheme="minorEastAsia"/>
          <w:b w:val="0"/>
          <w:noProof/>
          <w:sz w:val="24"/>
          <w:szCs w:val="24"/>
          <w:lang w:eastAsia="ja-JP"/>
        </w:rPr>
      </w:pPr>
      <w:ins w:id="109" w:author="Xochitl Morgan" w:date="2018-02-23T10:01:00Z">
        <w:r>
          <w:rPr>
            <w:noProof/>
          </w:rPr>
          <w:t>5.3</w:t>
        </w:r>
        <w:r>
          <w:rPr>
            <w:rFonts w:eastAsiaTheme="minorEastAsia"/>
            <w:b w:val="0"/>
            <w:noProof/>
            <w:sz w:val="24"/>
            <w:szCs w:val="24"/>
            <w:lang w:eastAsia="ja-JP"/>
          </w:rPr>
          <w:tab/>
        </w:r>
        <w:r>
          <w:rPr>
            <w:noProof/>
          </w:rPr>
          <w:t>Installing Software for Class</w:t>
        </w:r>
        <w:r>
          <w:rPr>
            <w:noProof/>
          </w:rPr>
          <w:tab/>
        </w:r>
        <w:r>
          <w:rPr>
            <w:noProof/>
          </w:rPr>
          <w:fldChar w:fldCharType="begin"/>
        </w:r>
        <w:r>
          <w:rPr>
            <w:noProof/>
          </w:rPr>
          <w:instrText xml:space="preserve"> PAGEREF _Toc380999433 \h </w:instrText>
        </w:r>
      </w:ins>
      <w:r>
        <w:rPr>
          <w:noProof/>
        </w:rPr>
      </w:r>
      <w:r>
        <w:rPr>
          <w:noProof/>
        </w:rPr>
        <w:fldChar w:fldCharType="separate"/>
      </w:r>
      <w:ins w:id="110" w:author="Xochitl Morgan" w:date="2018-02-23T10:01:00Z">
        <w:r>
          <w:rPr>
            <w:noProof/>
          </w:rPr>
          <w:t>44</w:t>
        </w:r>
        <w:r>
          <w:rPr>
            <w:noProof/>
          </w:rPr>
          <w:fldChar w:fldCharType="end"/>
        </w:r>
      </w:ins>
    </w:p>
    <w:p w14:paraId="772FDF3B" w14:textId="77777777" w:rsidR="0056420A" w:rsidRDefault="0056420A">
      <w:pPr>
        <w:pStyle w:val="TOC3"/>
        <w:tabs>
          <w:tab w:val="left" w:pos="874"/>
          <w:tab w:val="right" w:pos="8290"/>
        </w:tabs>
        <w:rPr>
          <w:ins w:id="111" w:author="Xochitl Morgan" w:date="2018-02-23T10:01:00Z"/>
          <w:rFonts w:eastAsiaTheme="minorEastAsia"/>
          <w:noProof/>
          <w:sz w:val="24"/>
          <w:szCs w:val="24"/>
          <w:lang w:eastAsia="ja-JP"/>
        </w:rPr>
      </w:pPr>
      <w:ins w:id="112" w:author="Xochitl Morgan" w:date="2018-02-23T10:01:00Z">
        <w:r>
          <w:rPr>
            <w:noProof/>
          </w:rPr>
          <w:t>5.3.1</w:t>
        </w:r>
        <w:r>
          <w:rPr>
            <w:rFonts w:eastAsiaTheme="minorEastAsia"/>
            <w:noProof/>
            <w:sz w:val="24"/>
            <w:szCs w:val="24"/>
            <w:lang w:eastAsia="ja-JP"/>
          </w:rPr>
          <w:tab/>
        </w:r>
        <w:r>
          <w:rPr>
            <w:noProof/>
          </w:rPr>
          <w:t>How to install R and R Studio</w:t>
        </w:r>
        <w:r>
          <w:rPr>
            <w:noProof/>
          </w:rPr>
          <w:tab/>
        </w:r>
        <w:r>
          <w:rPr>
            <w:noProof/>
          </w:rPr>
          <w:fldChar w:fldCharType="begin"/>
        </w:r>
        <w:r>
          <w:rPr>
            <w:noProof/>
          </w:rPr>
          <w:instrText xml:space="preserve"> PAGEREF _Toc380999434 \h </w:instrText>
        </w:r>
      </w:ins>
      <w:r>
        <w:rPr>
          <w:noProof/>
        </w:rPr>
      </w:r>
      <w:r>
        <w:rPr>
          <w:noProof/>
        </w:rPr>
        <w:fldChar w:fldCharType="separate"/>
      </w:r>
      <w:ins w:id="113" w:author="Xochitl Morgan" w:date="2018-02-23T10:01:00Z">
        <w:r>
          <w:rPr>
            <w:noProof/>
          </w:rPr>
          <w:t>44</w:t>
        </w:r>
        <w:r>
          <w:rPr>
            <w:noProof/>
          </w:rPr>
          <w:fldChar w:fldCharType="end"/>
        </w:r>
      </w:ins>
    </w:p>
    <w:p w14:paraId="0293DFA9" w14:textId="77777777" w:rsidR="0056420A" w:rsidRDefault="0056420A">
      <w:pPr>
        <w:pStyle w:val="TOC2"/>
        <w:tabs>
          <w:tab w:val="left" w:pos="523"/>
          <w:tab w:val="right" w:pos="8290"/>
        </w:tabs>
        <w:rPr>
          <w:ins w:id="114" w:author="Xochitl Morgan" w:date="2018-02-23T10:01:00Z"/>
          <w:rFonts w:eastAsiaTheme="minorEastAsia"/>
          <w:b w:val="0"/>
          <w:noProof/>
          <w:sz w:val="24"/>
          <w:szCs w:val="24"/>
          <w:lang w:eastAsia="ja-JP"/>
        </w:rPr>
      </w:pPr>
      <w:ins w:id="115" w:author="Xochitl Morgan" w:date="2018-02-23T10:01:00Z">
        <w:r>
          <w:rPr>
            <w:noProof/>
          </w:rPr>
          <w:t>5.4</w:t>
        </w:r>
        <w:r>
          <w:rPr>
            <w:rFonts w:eastAsiaTheme="minorEastAsia"/>
            <w:b w:val="0"/>
            <w:noProof/>
            <w:sz w:val="24"/>
            <w:szCs w:val="24"/>
            <w:lang w:eastAsia="ja-JP"/>
          </w:rPr>
          <w:tab/>
        </w:r>
        <w:r>
          <w:rPr>
            <w:noProof/>
          </w:rPr>
          <w:t>Creating an R Markdown (not from the class template).</w:t>
        </w:r>
        <w:r>
          <w:rPr>
            <w:noProof/>
          </w:rPr>
          <w:tab/>
        </w:r>
        <w:r>
          <w:rPr>
            <w:noProof/>
          </w:rPr>
          <w:fldChar w:fldCharType="begin"/>
        </w:r>
        <w:r>
          <w:rPr>
            <w:noProof/>
          </w:rPr>
          <w:instrText xml:space="preserve"> PAGEREF _Toc380999435 \h </w:instrText>
        </w:r>
      </w:ins>
      <w:r>
        <w:rPr>
          <w:noProof/>
        </w:rPr>
      </w:r>
      <w:r>
        <w:rPr>
          <w:noProof/>
        </w:rPr>
        <w:fldChar w:fldCharType="separate"/>
      </w:r>
      <w:ins w:id="116" w:author="Xochitl Morgan" w:date="2018-02-23T10:01:00Z">
        <w:r>
          <w:rPr>
            <w:noProof/>
          </w:rPr>
          <w:t>46</w:t>
        </w:r>
        <w:r>
          <w:rPr>
            <w:noProof/>
          </w:rPr>
          <w:fldChar w:fldCharType="end"/>
        </w:r>
      </w:ins>
    </w:p>
    <w:p w14:paraId="7DF8085E" w14:textId="77777777" w:rsidR="0056420A" w:rsidRDefault="0056420A">
      <w:pPr>
        <w:pStyle w:val="TOC2"/>
        <w:tabs>
          <w:tab w:val="left" w:pos="523"/>
          <w:tab w:val="right" w:pos="8290"/>
        </w:tabs>
        <w:rPr>
          <w:ins w:id="117" w:author="Xochitl Morgan" w:date="2018-02-23T10:01:00Z"/>
          <w:rFonts w:eastAsiaTheme="minorEastAsia"/>
          <w:b w:val="0"/>
          <w:noProof/>
          <w:sz w:val="24"/>
          <w:szCs w:val="24"/>
          <w:lang w:eastAsia="ja-JP"/>
        </w:rPr>
      </w:pPr>
      <w:ins w:id="118" w:author="Xochitl Morgan" w:date="2018-02-23T10:01:00Z">
        <w:r>
          <w:rPr>
            <w:noProof/>
          </w:rPr>
          <w:t>5.5</w:t>
        </w:r>
        <w:r>
          <w:rPr>
            <w:rFonts w:eastAsiaTheme="minorEastAsia"/>
            <w:b w:val="0"/>
            <w:noProof/>
            <w:sz w:val="24"/>
            <w:szCs w:val="24"/>
            <w:lang w:eastAsia="ja-JP"/>
          </w:rPr>
          <w:tab/>
        </w:r>
        <w:r>
          <w:rPr>
            <w:noProof/>
          </w:rPr>
          <w:t>Additional R Concepts</w:t>
        </w:r>
        <w:r>
          <w:rPr>
            <w:noProof/>
          </w:rPr>
          <w:tab/>
        </w:r>
        <w:r>
          <w:rPr>
            <w:noProof/>
          </w:rPr>
          <w:fldChar w:fldCharType="begin"/>
        </w:r>
        <w:r>
          <w:rPr>
            <w:noProof/>
          </w:rPr>
          <w:instrText xml:space="preserve"> PAGEREF _Toc380999436 \h </w:instrText>
        </w:r>
      </w:ins>
      <w:r>
        <w:rPr>
          <w:noProof/>
        </w:rPr>
      </w:r>
      <w:r>
        <w:rPr>
          <w:noProof/>
        </w:rPr>
        <w:fldChar w:fldCharType="separate"/>
      </w:r>
      <w:ins w:id="119" w:author="Xochitl Morgan" w:date="2018-02-23T10:01:00Z">
        <w:r>
          <w:rPr>
            <w:noProof/>
          </w:rPr>
          <w:t>47</w:t>
        </w:r>
        <w:r>
          <w:rPr>
            <w:noProof/>
          </w:rPr>
          <w:fldChar w:fldCharType="end"/>
        </w:r>
      </w:ins>
    </w:p>
    <w:p w14:paraId="2F660446" w14:textId="77777777" w:rsidR="0056420A" w:rsidRDefault="0056420A">
      <w:pPr>
        <w:pStyle w:val="TOC3"/>
        <w:tabs>
          <w:tab w:val="left" w:pos="874"/>
          <w:tab w:val="right" w:pos="8290"/>
        </w:tabs>
        <w:rPr>
          <w:ins w:id="120" w:author="Xochitl Morgan" w:date="2018-02-23T10:01:00Z"/>
          <w:rFonts w:eastAsiaTheme="minorEastAsia"/>
          <w:noProof/>
          <w:sz w:val="24"/>
          <w:szCs w:val="24"/>
          <w:lang w:eastAsia="ja-JP"/>
        </w:rPr>
      </w:pPr>
      <w:ins w:id="121" w:author="Xochitl Morgan" w:date="2018-02-23T10:01:00Z">
        <w:r>
          <w:rPr>
            <w:noProof/>
          </w:rPr>
          <w:t>5.5.1</w:t>
        </w:r>
        <w:r>
          <w:rPr>
            <w:rFonts w:eastAsiaTheme="minorEastAsia"/>
            <w:noProof/>
            <w:sz w:val="24"/>
            <w:szCs w:val="24"/>
            <w:lang w:eastAsia="ja-JP"/>
          </w:rPr>
          <w:tab/>
        </w:r>
        <w:r>
          <w:rPr>
            <w:noProof/>
          </w:rPr>
          <w:t>The Working Directory {Cazdow}</w:t>
        </w:r>
        <w:r>
          <w:rPr>
            <w:noProof/>
          </w:rPr>
          <w:tab/>
        </w:r>
        <w:r>
          <w:rPr>
            <w:noProof/>
          </w:rPr>
          <w:fldChar w:fldCharType="begin"/>
        </w:r>
        <w:r>
          <w:rPr>
            <w:noProof/>
          </w:rPr>
          <w:instrText xml:space="preserve"> PAGEREF _Toc380999437 \h </w:instrText>
        </w:r>
      </w:ins>
      <w:r>
        <w:rPr>
          <w:noProof/>
        </w:rPr>
      </w:r>
      <w:r>
        <w:rPr>
          <w:noProof/>
        </w:rPr>
        <w:fldChar w:fldCharType="separate"/>
      </w:r>
      <w:ins w:id="122" w:author="Xochitl Morgan" w:date="2018-02-23T10:01:00Z">
        <w:r>
          <w:rPr>
            <w:noProof/>
          </w:rPr>
          <w:t>47</w:t>
        </w:r>
        <w:r>
          <w:rPr>
            <w:noProof/>
          </w:rPr>
          <w:fldChar w:fldCharType="end"/>
        </w:r>
      </w:ins>
    </w:p>
    <w:p w14:paraId="7854B3C6" w14:textId="77777777" w:rsidR="00CD45DC" w:rsidRDefault="00FF415E" w:rsidP="00CD45DC">
      <w:r>
        <w:fldChar w:fldCharType="end"/>
      </w:r>
    </w:p>
    <w:p w14:paraId="0065939B" w14:textId="77777777" w:rsidR="002E66D8" w:rsidRDefault="002E66D8">
      <w:pPr>
        <w:spacing w:after="0"/>
        <w:jc w:val="left"/>
        <w:rPr>
          <w:ins w:id="123" w:author="Xochitl Morgan" w:date="2018-02-23T09:43:00Z"/>
          <w:rFonts w:eastAsiaTheme="majorEastAsia" w:cstheme="majorBidi"/>
          <w:b/>
          <w:bCs/>
          <w:sz w:val="25"/>
          <w:szCs w:val="28"/>
        </w:rPr>
      </w:pPr>
      <w:ins w:id="124" w:author="Xochitl Morgan" w:date="2018-02-23T09:43:00Z">
        <w:r>
          <w:br w:type="page"/>
        </w:r>
      </w:ins>
    </w:p>
    <w:p w14:paraId="6481ACD6" w14:textId="4BFB3D25" w:rsidR="00CD45DC" w:rsidRDefault="00CD45DC" w:rsidP="00CD45DC">
      <w:pPr>
        <w:pStyle w:val="Heading1"/>
      </w:pPr>
      <w:bookmarkStart w:id="125" w:name="_Toc380999397"/>
      <w:r>
        <w:t>General Information for MICR336 Laboratory Class</w:t>
      </w:r>
      <w:bookmarkEnd w:id="125"/>
    </w:p>
    <w:p w14:paraId="5DD07BF6" w14:textId="77777777" w:rsidR="00CD45DC" w:rsidRDefault="00CD45DC" w:rsidP="00CD45DC">
      <w:pPr>
        <w:pStyle w:val="Heading2"/>
      </w:pPr>
      <w:bookmarkStart w:id="126" w:name="_Toc380999398"/>
      <w:r>
        <w:t>Laboratory Hours</w:t>
      </w:r>
      <w:bookmarkEnd w:id="126"/>
    </w:p>
    <w:p w14:paraId="6581247E" w14:textId="77777777" w:rsidR="00152BD1" w:rsidRDefault="00152BD1" w:rsidP="00152BD1">
      <w:r>
        <w:t>Welcome to the MICR336 laboratory classes. The lab classes for MICR336 run for 4 weeks, from 7</w:t>
      </w:r>
      <w:r w:rsidRPr="00ED6B39">
        <w:rPr>
          <w:vertAlign w:val="superscript"/>
        </w:rPr>
        <w:t>th</w:t>
      </w:r>
      <w:r>
        <w:t xml:space="preserve"> August -5</w:t>
      </w:r>
      <w:r w:rsidRPr="00ED6B39">
        <w:rPr>
          <w:vertAlign w:val="superscript"/>
        </w:rPr>
        <w:t>th</w:t>
      </w:r>
      <w:r>
        <w:t xml:space="preserve"> </w:t>
      </w:r>
      <w:proofErr w:type="gramStart"/>
      <w:r>
        <w:t>September,</w:t>
      </w:r>
      <w:proofErr w:type="gramEnd"/>
      <w:r>
        <w:t xml:space="preserve"> 2018. </w:t>
      </w:r>
    </w:p>
    <w:p w14:paraId="2661E3C5" w14:textId="77777777" w:rsidR="00152BD1" w:rsidRDefault="00152BD1" w:rsidP="00152BD1"/>
    <w:p w14:paraId="146BC8EC" w14:textId="2A160D09" w:rsidR="00152BD1" w:rsidRDefault="00152BD1" w:rsidP="00152BD1">
      <w:r>
        <w:t xml:space="preserve">Lab classes are scheduled for Tuesday 2:00 – 5:50 pm and Wednesdays 9:00am – 5:50pm. </w:t>
      </w:r>
      <w:r w:rsidR="00D50368" w:rsidRPr="00D50368">
        <w:rPr>
          <w:highlight w:val="yellow"/>
        </w:rPr>
        <w:t xml:space="preserve">Tuesday sessions will be </w:t>
      </w:r>
      <w:commentRangeStart w:id="127"/>
      <w:r w:rsidR="00D50368" w:rsidRPr="00D50368">
        <w:rPr>
          <w:highlight w:val="yellow"/>
        </w:rPr>
        <w:t>streamed</w:t>
      </w:r>
      <w:commentRangeEnd w:id="127"/>
      <w:r w:rsidR="00D50368">
        <w:rPr>
          <w:rStyle w:val="CommentReference"/>
        </w:rPr>
        <w:commentReference w:id="127"/>
      </w:r>
      <w:r w:rsidR="00D50368">
        <w:t xml:space="preserve">. </w:t>
      </w:r>
    </w:p>
    <w:p w14:paraId="0607BCBC" w14:textId="77777777" w:rsidR="00152BD1" w:rsidRDefault="00152BD1" w:rsidP="00152BD1">
      <w:r>
        <w:t>You may need to attend the lab on other days. The lab will also be open:</w:t>
      </w:r>
    </w:p>
    <w:p w14:paraId="71E03835" w14:textId="77777777" w:rsidR="00152BD1" w:rsidRDefault="00152BD1" w:rsidP="00152BD1"/>
    <w:p w14:paraId="41D94722" w14:textId="77777777" w:rsidR="00152BD1" w:rsidRDefault="00152BD1" w:rsidP="00152BD1">
      <w:r w:rsidRPr="00D50368">
        <w:rPr>
          <w:highlight w:val="yellow"/>
        </w:rPr>
        <w:t>Additional CAL lab hours</w:t>
      </w:r>
    </w:p>
    <w:p w14:paraId="478AC32F" w14:textId="77777777" w:rsidR="00152BD1" w:rsidRDefault="00152BD1" w:rsidP="00152BD1"/>
    <w:p w14:paraId="316EC821" w14:textId="77777777" w:rsidR="00152BD1" w:rsidRDefault="00152BD1" w:rsidP="00152BD1">
      <w:r>
        <w:t>If you are unable to attend during these times, please talk to Jen Robson to find an alternative arrangement.</w:t>
      </w:r>
    </w:p>
    <w:p w14:paraId="6C4A5C7F" w14:textId="77777777" w:rsidR="00CD45DC" w:rsidRDefault="00CD45DC" w:rsidP="00CD45DC"/>
    <w:p w14:paraId="7BCB5FCE" w14:textId="77777777" w:rsidR="00CD45DC" w:rsidRDefault="00896B32" w:rsidP="00896B32">
      <w:pPr>
        <w:pStyle w:val="Heading2"/>
      </w:pPr>
      <w:bookmarkStart w:id="128" w:name="_Toc380999399"/>
      <w:r>
        <w:t>Laboratory attendance is a requirement for terms</w:t>
      </w:r>
      <w:bookmarkEnd w:id="128"/>
    </w:p>
    <w:p w14:paraId="442762CA" w14:textId="77777777" w:rsidR="00896B32" w:rsidRPr="00896B32" w:rsidRDefault="00896B32" w:rsidP="00896B32"/>
    <w:p w14:paraId="3605AA16" w14:textId="77777777" w:rsidR="00CD45DC" w:rsidRDefault="00896B32" w:rsidP="00CD45DC">
      <w:r>
        <w:t xml:space="preserve">Attendance and satisfactory completion of the MICR336 labs is a requirement for terms in MICR336. Please make sure you have been marked off as present on both Weekday and Weekday of each week. Attendance at all pre-laboratory tutorial sessions is required. These will be held on </w:t>
      </w:r>
      <w:r w:rsidRPr="008609A8">
        <w:rPr>
          <w:highlight w:val="green"/>
        </w:rPr>
        <w:t>Weekday at Time</w:t>
      </w:r>
      <w:r>
        <w:t xml:space="preserve">. </w:t>
      </w:r>
    </w:p>
    <w:p w14:paraId="125AEB81" w14:textId="77777777" w:rsidR="00896B32" w:rsidRDefault="00896B32" w:rsidP="00CD45DC"/>
    <w:p w14:paraId="4E7155CC" w14:textId="44DBC9A5" w:rsidR="00896B32" w:rsidRDefault="00896B32" w:rsidP="00357539">
      <w:r>
        <w:t xml:space="preserve">If you are unable to attend the laboratory sessions, you must notify Jen Robson (Phone Number; </w:t>
      </w:r>
      <w:hyperlink r:id="rId8" w:history="1">
        <w:r w:rsidRPr="00DE77F7">
          <w:rPr>
            <w:rStyle w:val="Hyperlink"/>
          </w:rPr>
          <w:t>jen.robson@otago.ac.nz</w:t>
        </w:r>
      </w:hyperlink>
      <w:r>
        <w:t>)</w:t>
      </w:r>
      <w:r w:rsidR="00FB2B78">
        <w:t xml:space="preserve">, </w:t>
      </w:r>
      <w:r>
        <w:t>preferably prior to class.</w:t>
      </w:r>
    </w:p>
    <w:p w14:paraId="18C218C2" w14:textId="77777777" w:rsidR="00176E94" w:rsidRDefault="00176E94" w:rsidP="00CD45DC"/>
    <w:p w14:paraId="693C84B2" w14:textId="77777777" w:rsidR="00176E94" w:rsidRDefault="00176E94" w:rsidP="00176E94">
      <w:pPr>
        <w:pStyle w:val="Heading2"/>
      </w:pPr>
      <w:bookmarkStart w:id="129" w:name="_Toc380999400"/>
      <w:r>
        <w:t>Assessment of laboratory classes</w:t>
      </w:r>
      <w:bookmarkEnd w:id="129"/>
    </w:p>
    <w:p w14:paraId="51BB7FAC" w14:textId="77777777" w:rsidR="00176E94" w:rsidRDefault="00176E94" w:rsidP="00176E94">
      <w:pPr>
        <w:pStyle w:val="Heading3"/>
      </w:pPr>
      <w:bookmarkStart w:id="130" w:name="_Toc380999401"/>
      <w:r>
        <w:t>Written laboratory report</w:t>
      </w:r>
      <w:bookmarkEnd w:id="130"/>
    </w:p>
    <w:p w14:paraId="45569BE9" w14:textId="1235AE56" w:rsidR="00BE74D0" w:rsidRDefault="00BE74D0" w:rsidP="00BE74D0">
      <w:r>
        <w:t>You will submit a formal laboratory report detailing the investigation you have undertaken. The laboratory report is worth 25% of your final mark for MICR336. Further information on this assessment can be found in App</w:t>
      </w:r>
      <w:r w:rsidR="00C637CC">
        <w:t>endix 1.</w:t>
      </w:r>
      <w:r>
        <w:t xml:space="preserve"> Laboratory reports are due by </w:t>
      </w:r>
      <w:r w:rsidRPr="00BE74D0">
        <w:rPr>
          <w:b/>
          <w:highlight w:val="green"/>
        </w:rPr>
        <w:t>**Date**</w:t>
      </w:r>
      <w:r w:rsidRPr="00D94DC1">
        <w:rPr>
          <w:b/>
        </w:rPr>
        <w:t xml:space="preserve"> by 5 pm</w:t>
      </w:r>
      <w:r>
        <w:t xml:space="preserve">. Late reports will be penalized at the rate of 5% per day. Your laboratory report must be submitted electronically through Blackboard as </w:t>
      </w:r>
      <w:proofErr w:type="gramStart"/>
      <w:r>
        <w:t>a .</w:t>
      </w:r>
      <w:proofErr w:type="spellStart"/>
      <w:r>
        <w:t>docx</w:t>
      </w:r>
      <w:proofErr w:type="spellEnd"/>
      <w:proofErr w:type="gramEnd"/>
      <w:r>
        <w:t xml:space="preserve"> file, under the Assignments section of Blackboard. We will use </w:t>
      </w:r>
      <w:proofErr w:type="spellStart"/>
      <w:r>
        <w:t>SafeAssign</w:t>
      </w:r>
      <w:proofErr w:type="spellEnd"/>
      <w:r>
        <w:t xml:space="preserve"> for plagiarism detection for this assignment. You can submit one draft version of your lab report to check for plagiarism against material available on the </w:t>
      </w:r>
      <w:proofErr w:type="gramStart"/>
      <w:r>
        <w:t>internet</w:t>
      </w:r>
      <w:proofErr w:type="gramEnd"/>
      <w:r>
        <w:t xml:space="preserve"> prior to submitting your final lab report. Your draft can be submitted in the “MICR336 lab report draft version” section, and your final file can be submitted in “MICR336 lab report final version” section. In each of these cases, you may submit only one file.</w:t>
      </w:r>
    </w:p>
    <w:p w14:paraId="0FB2839E" w14:textId="77777777" w:rsidR="00176E94" w:rsidRDefault="00176E94" w:rsidP="00176E94"/>
    <w:p w14:paraId="4E70061C" w14:textId="34636902" w:rsidR="00176E94" w:rsidRDefault="005B0517" w:rsidP="005B0517">
      <w:pPr>
        <w:pStyle w:val="Heading2"/>
      </w:pPr>
      <w:bookmarkStart w:id="131" w:name="_Toc380999402"/>
      <w:r>
        <w:t>Plagiarism</w:t>
      </w:r>
      <w:r w:rsidR="00E93B40">
        <w:t xml:space="preserve"> and copyright</w:t>
      </w:r>
      <w:bookmarkEnd w:id="131"/>
    </w:p>
    <w:p w14:paraId="6E905DD2" w14:textId="77777777" w:rsidR="00E93B40" w:rsidRPr="00C435E6" w:rsidRDefault="00E93B40" w:rsidP="00E93B40">
      <w:pPr>
        <w:spacing w:before="200"/>
      </w:pPr>
      <w:r w:rsidRPr="00C435E6">
        <w:t>Students should make sure that all submitted work is their own.</w:t>
      </w:r>
      <w:r w:rsidRPr="00C435E6">
        <w:rPr>
          <w:color w:val="FF0000"/>
        </w:rPr>
        <w:t xml:space="preserve"> </w:t>
      </w:r>
      <w:r w:rsidRPr="00C435E6">
        <w:t>Plagiarism is a form of dishonest practice and is taken seriously by the Department of Microbiology and Immunology.</w:t>
      </w:r>
      <w:r w:rsidRPr="00C435E6">
        <w:rPr>
          <w:color w:val="FF0000"/>
        </w:rPr>
        <w:t xml:space="preserve"> </w:t>
      </w:r>
      <w:r w:rsidRPr="00C435E6">
        <w:t>Plagiarism (including being party to someone else’s plagiarism) is defined as: copying or paraphrasing another’s work, whether intentionally or otherwise, and presenting it as one’s own. All students have a responsibility to be aware of acceptable academic practice in relation to the use of material prepared by others, and for taking all reasonable steps necessary to ensure that no breach of acceptable practice occurs. In practice, plagiarism includes any attempt in any piece of submitted work (e.g. an assignment or test) to present as one’s own work the work of another (whether of another student or a published authority). Any student found responsible for plagiarism in any piece of work submitted for assessment shall be subject to the University’s dishonest practice regulations which may result in various penalties, including forfeiture of marks for the piece of work submitted, a zero grade for the paper, or in extreme cases exclusion from the University. The University of Otago reserves the right to use plagiarism detection tools.</w:t>
      </w:r>
    </w:p>
    <w:p w14:paraId="0D6E83A9" w14:textId="77777777" w:rsidR="00A87670" w:rsidRDefault="00E93B40" w:rsidP="00A87670">
      <w:pPr>
        <w:rPr>
          <w:b/>
          <w:sz w:val="32"/>
        </w:rPr>
      </w:pPr>
      <w:r w:rsidRPr="003C0FA0">
        <w:rPr>
          <w:rFonts w:eastAsiaTheme="minorEastAsia" w:cs="Arial"/>
        </w:rPr>
        <w:t xml:space="preserve">All teaching materials in this paper (lecture material, material in the laboratory manual and lecture podcasts) are subject to copyright and are University- or staff-owned or are made available to you under </w:t>
      </w:r>
      <w:proofErr w:type="spellStart"/>
      <w:r w:rsidRPr="003C0FA0">
        <w:rPr>
          <w:rFonts w:eastAsiaTheme="minorEastAsia" w:cs="Arial"/>
        </w:rPr>
        <w:t>licences</w:t>
      </w:r>
      <w:proofErr w:type="spellEnd"/>
      <w:r w:rsidRPr="003C0FA0">
        <w:rPr>
          <w:rFonts w:eastAsiaTheme="minorEastAsia" w:cs="Arial"/>
        </w:rPr>
        <w:t xml:space="preserve"> to which the University subscribes.  These materials are provided only for your own use while studying this paper and cannot be further copied in any way.  Where material is provided to you electronically you may download and print copies for your own use but you must not copy or share them without </w:t>
      </w:r>
      <w:proofErr w:type="spellStart"/>
      <w:r w:rsidRPr="003C0FA0">
        <w:rPr>
          <w:rFonts w:eastAsiaTheme="minorEastAsia" w:cs="Arial"/>
        </w:rPr>
        <w:t>authorisation</w:t>
      </w:r>
      <w:proofErr w:type="spellEnd"/>
      <w:r w:rsidRPr="003C0FA0">
        <w:rPr>
          <w:rFonts w:eastAsiaTheme="minorEastAsia" w:cs="Arial"/>
        </w:rPr>
        <w:t xml:space="preserve"> (for example uploading them to note sharing websites).  A breach of copyright may expose you to legal action for</w:t>
      </w:r>
      <w:r>
        <w:rPr>
          <w:rFonts w:eastAsiaTheme="minorEastAsia" w:cs="Arial"/>
        </w:rPr>
        <w:t xml:space="preserve"> </w:t>
      </w:r>
      <w:r w:rsidRPr="003C0FA0">
        <w:rPr>
          <w:rFonts w:eastAsiaTheme="minorEastAsia" w:cs="Arial"/>
        </w:rPr>
        <w:t>copyright infringement and/or disciplinary action by the University.</w:t>
      </w:r>
    </w:p>
    <w:p w14:paraId="7F2445BD" w14:textId="77777777" w:rsidR="00A87670" w:rsidRDefault="00A87670" w:rsidP="00A87670">
      <w:pPr>
        <w:rPr>
          <w:b/>
          <w:sz w:val="32"/>
        </w:rPr>
      </w:pPr>
    </w:p>
    <w:p w14:paraId="3194BF1D" w14:textId="63BDB060" w:rsidR="005B0517" w:rsidRDefault="005B0517" w:rsidP="00A87670">
      <w:pPr>
        <w:pStyle w:val="Heading2"/>
      </w:pPr>
      <w:bookmarkStart w:id="132" w:name="_Toc380999403"/>
      <w:r>
        <w:t>Laboratory Safety</w:t>
      </w:r>
      <w:bookmarkEnd w:id="132"/>
    </w:p>
    <w:p w14:paraId="0A8FC3D9" w14:textId="1E4E51ED" w:rsidR="00105FDE" w:rsidRPr="00105FDE" w:rsidRDefault="00105FDE" w:rsidP="00105FDE">
      <w:pPr>
        <w:tabs>
          <w:tab w:val="left" w:pos="709"/>
          <w:tab w:val="left" w:pos="1701"/>
          <w:tab w:val="right" w:leader="dot" w:pos="9923"/>
        </w:tabs>
        <w:spacing w:before="200"/>
      </w:pPr>
      <w:r w:rsidRPr="00A02C02">
        <w:t xml:space="preserve">Prior to starting this course you must have read and understood the information in the Microbiology and Immunology </w:t>
      </w:r>
      <w:r>
        <w:t>300 Level</w:t>
      </w:r>
      <w:r w:rsidRPr="00A02C02">
        <w:t xml:space="preserve"> Laboratory Safety Information booklet. You will also need to complete a training session and quiz on the day of your first Microbiology and Immunology lab.</w:t>
      </w:r>
      <w:r>
        <w:t xml:space="preserve">  If MICR 336 is your first Microbiology and Immunology lab, you will have a training session and quiz on </w:t>
      </w:r>
      <w:r w:rsidR="00FD0779" w:rsidRPr="00FD0779">
        <w:t>Tuesday August 7th, 2018</w:t>
      </w:r>
      <w:r w:rsidRPr="00FD0779">
        <w:t>.</w:t>
      </w:r>
    </w:p>
    <w:p w14:paraId="32748FAE" w14:textId="77777777" w:rsidR="005B0517" w:rsidRDefault="005B0517" w:rsidP="005B0517"/>
    <w:p w14:paraId="1B5E4590" w14:textId="1DDBF208" w:rsidR="005B0517" w:rsidRDefault="005B0517" w:rsidP="005B0517">
      <w:pPr>
        <w:pStyle w:val="Heading2"/>
      </w:pPr>
      <w:bookmarkStart w:id="133" w:name="_Toc380999404"/>
      <w:r>
        <w:t>Disabilities Support</w:t>
      </w:r>
      <w:bookmarkEnd w:id="133"/>
    </w:p>
    <w:p w14:paraId="6034364B" w14:textId="77777777" w:rsidR="00B6190A" w:rsidRPr="00A02C02" w:rsidRDefault="00B6190A" w:rsidP="00B6190A">
      <w:pPr>
        <w:tabs>
          <w:tab w:val="left" w:pos="709"/>
          <w:tab w:val="left" w:pos="1701"/>
          <w:tab w:val="right" w:leader="dot" w:pos="9923"/>
        </w:tabs>
        <w:spacing w:before="360"/>
      </w:pPr>
      <w:r w:rsidRPr="00A02C02">
        <w:t>The Department of Microbiology and Immunology encourages students to seek support if they find they are having difficulty with their studies due to disability, temporary or permanent impairment, injury, chronic illness or deafness.</w:t>
      </w:r>
    </w:p>
    <w:p w14:paraId="4E13B5C2" w14:textId="77777777" w:rsidR="00B6190A" w:rsidRPr="00A02C02" w:rsidRDefault="00B6190A" w:rsidP="00B6190A">
      <w:pPr>
        <w:tabs>
          <w:tab w:val="left" w:pos="709"/>
          <w:tab w:val="left" w:pos="1701"/>
          <w:tab w:val="right" w:leader="dot" w:pos="9923"/>
        </w:tabs>
        <w:spacing w:before="120"/>
        <w:rPr>
          <w:b/>
        </w:rPr>
      </w:pPr>
      <w:r w:rsidRPr="00A02C02">
        <w:rPr>
          <w:b/>
        </w:rPr>
        <w:t>Contact</w:t>
      </w:r>
    </w:p>
    <w:p w14:paraId="6530BD80" w14:textId="77777777" w:rsidR="00B6190A" w:rsidRPr="00A02C02" w:rsidRDefault="00B6190A" w:rsidP="00B6190A">
      <w:pPr>
        <w:tabs>
          <w:tab w:val="left" w:pos="709"/>
          <w:tab w:val="left" w:pos="1701"/>
          <w:tab w:val="right" w:leader="dot" w:pos="9923"/>
        </w:tabs>
        <w:spacing w:before="60"/>
      </w:pPr>
      <w:r w:rsidRPr="00A02C02">
        <w:rPr>
          <w:b/>
        </w:rPr>
        <w:t>Either:</w:t>
      </w:r>
      <w:r w:rsidRPr="00A02C02">
        <w:tab/>
      </w:r>
      <w:r w:rsidRPr="00A02C02">
        <w:tab/>
        <w:t>Department of Microbiology and Immunology Disabilities Officer</w:t>
      </w:r>
    </w:p>
    <w:p w14:paraId="19E2B22A" w14:textId="77777777" w:rsidR="00B6190A" w:rsidRPr="00A02C02" w:rsidRDefault="00B6190A" w:rsidP="00B6190A">
      <w:pPr>
        <w:tabs>
          <w:tab w:val="left" w:pos="709"/>
          <w:tab w:val="left" w:pos="1701"/>
          <w:tab w:val="right" w:leader="dot" w:pos="9923"/>
        </w:tabs>
        <w:spacing w:before="60"/>
      </w:pPr>
      <w:r>
        <w:tab/>
      </w:r>
      <w:r>
        <w:tab/>
      </w:r>
      <w:r w:rsidRPr="00A02C02">
        <w:t xml:space="preserve">Judith </w:t>
      </w:r>
      <w:proofErr w:type="spellStart"/>
      <w:r w:rsidRPr="00A02C02">
        <w:t>Bateup</w:t>
      </w:r>
      <w:proofErr w:type="spellEnd"/>
    </w:p>
    <w:p w14:paraId="28D9C6DB"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Email:</w:t>
      </w:r>
      <w:r w:rsidRPr="00A02C02">
        <w:tab/>
        <w:t>judith.bateup@otago.ac.nz</w:t>
      </w:r>
    </w:p>
    <w:p w14:paraId="45AE91FB" w14:textId="77777777" w:rsidR="00B6190A" w:rsidRPr="00A02C02" w:rsidRDefault="00B6190A" w:rsidP="00B6190A">
      <w:pPr>
        <w:tabs>
          <w:tab w:val="left" w:pos="709"/>
          <w:tab w:val="left" w:pos="1701"/>
          <w:tab w:val="left" w:pos="2835"/>
          <w:tab w:val="right" w:leader="dot" w:pos="9923"/>
        </w:tabs>
        <w:spacing w:before="200"/>
      </w:pPr>
      <w:r w:rsidRPr="00A02C02">
        <w:rPr>
          <w:b/>
        </w:rPr>
        <w:t>Or:</w:t>
      </w:r>
      <w:r w:rsidRPr="00A02C02">
        <w:tab/>
      </w:r>
      <w:r w:rsidRPr="00A02C02">
        <w:tab/>
        <w:t>Disabilities Information and Support</w:t>
      </w:r>
    </w:p>
    <w:p w14:paraId="55231C87"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Phone:</w:t>
      </w:r>
      <w:r w:rsidRPr="00A02C02">
        <w:tab/>
        <w:t>479-8235</w:t>
      </w:r>
    </w:p>
    <w:p w14:paraId="3F0A58C9" w14:textId="77777777" w:rsidR="00B6190A" w:rsidRPr="00A02C02" w:rsidRDefault="00B6190A" w:rsidP="00B6190A">
      <w:pPr>
        <w:tabs>
          <w:tab w:val="left" w:pos="709"/>
          <w:tab w:val="left" w:pos="1701"/>
          <w:tab w:val="left" w:pos="2835"/>
          <w:tab w:val="right" w:leader="dot" w:pos="9923"/>
        </w:tabs>
        <w:spacing w:before="60"/>
      </w:pPr>
      <w:r w:rsidRPr="00A02C02">
        <w:tab/>
      </w:r>
      <w:r w:rsidRPr="00A02C02">
        <w:tab/>
        <w:t>Email:</w:t>
      </w:r>
      <w:r w:rsidRPr="00A02C02">
        <w:tab/>
        <w:t>disabilities@otago.ac.nz</w:t>
      </w:r>
    </w:p>
    <w:p w14:paraId="0AFCE686" w14:textId="77777777" w:rsidR="00B6190A" w:rsidRDefault="00B6190A" w:rsidP="00B6190A">
      <w:pPr>
        <w:tabs>
          <w:tab w:val="left" w:pos="709"/>
          <w:tab w:val="left" w:pos="1701"/>
          <w:tab w:val="left" w:pos="2835"/>
          <w:tab w:val="right" w:leader="dot" w:pos="9923"/>
        </w:tabs>
        <w:spacing w:before="60"/>
      </w:pPr>
      <w:r w:rsidRPr="00A02C02">
        <w:tab/>
      </w:r>
      <w:r w:rsidRPr="00A02C02">
        <w:tab/>
        <w:t>Website:</w:t>
      </w:r>
      <w:r w:rsidRPr="00A02C02">
        <w:tab/>
      </w:r>
      <w:r w:rsidRPr="0007528D">
        <w:t>http://www.otago.ac.nz/disabilities</w:t>
      </w:r>
    </w:p>
    <w:p w14:paraId="0A9F5712" w14:textId="77777777" w:rsidR="005B0517" w:rsidRDefault="005B0517" w:rsidP="005B0517"/>
    <w:p w14:paraId="19E0E1FE" w14:textId="330D661D" w:rsidR="005B0517" w:rsidRDefault="0030379B" w:rsidP="0030379B">
      <w:pPr>
        <w:pStyle w:val="Heading2"/>
      </w:pPr>
      <w:bookmarkStart w:id="134" w:name="_Toc380999405"/>
      <w:r>
        <w:t xml:space="preserve">Department </w:t>
      </w:r>
      <w:proofErr w:type="spellStart"/>
      <w:r>
        <w:t>Kaiawhina</w:t>
      </w:r>
      <w:bookmarkEnd w:id="134"/>
      <w:proofErr w:type="spellEnd"/>
    </w:p>
    <w:p w14:paraId="69CA5549" w14:textId="77777777" w:rsidR="002C63AE" w:rsidRPr="00EA5085" w:rsidRDefault="002C63AE" w:rsidP="002C63AE">
      <w:pPr>
        <w:spacing w:before="240"/>
        <w:rPr>
          <w:rFonts w:eastAsiaTheme="minorEastAsia" w:cs="Arial"/>
          <w:color w:val="000000" w:themeColor="text1"/>
          <w:u w:color="0000E9"/>
        </w:rPr>
      </w:pPr>
      <w:r w:rsidRPr="004833B0">
        <w:rPr>
          <w:rFonts w:cs="Arial"/>
        </w:rPr>
        <w:t xml:space="preserve">Rachel </w:t>
      </w:r>
      <w:proofErr w:type="spellStart"/>
      <w:r w:rsidRPr="004833B0">
        <w:rPr>
          <w:rFonts w:cs="Arial"/>
        </w:rPr>
        <w:t>Hannaway</w:t>
      </w:r>
      <w:proofErr w:type="spellEnd"/>
      <w:r w:rsidRPr="004833B0">
        <w:rPr>
          <w:rFonts w:cs="Arial"/>
        </w:rPr>
        <w:t xml:space="preserve"> (</w:t>
      </w:r>
      <w:hyperlink r:id="rId9" w:history="1">
        <w:r w:rsidRPr="00EA5085">
          <w:rPr>
            <w:rStyle w:val="Hyperlink"/>
            <w:rFonts w:eastAsiaTheme="minorEastAsia" w:cs="Arial"/>
            <w:u w:color="0000E9"/>
          </w:rPr>
          <w:t>rachel.hannaway@otago.ac.nz</w:t>
        </w:r>
      </w:hyperlink>
      <w:r w:rsidRPr="00EA5085">
        <w:rPr>
          <w:rFonts w:eastAsiaTheme="minorEastAsia" w:cs="Arial"/>
          <w:color w:val="000000" w:themeColor="text1"/>
          <w:u w:color="0000E9"/>
        </w:rPr>
        <w:t xml:space="preserve">) is the Department of Microbiology and Immunology </w:t>
      </w:r>
      <w:proofErr w:type="spellStart"/>
      <w:r w:rsidRPr="00EA5085">
        <w:rPr>
          <w:rFonts w:eastAsiaTheme="minorEastAsia" w:cs="Arial"/>
          <w:color w:val="000000" w:themeColor="text1"/>
          <w:u w:color="0000E9"/>
        </w:rPr>
        <w:t>Kaiawhina</w:t>
      </w:r>
      <w:proofErr w:type="spellEnd"/>
      <w:r w:rsidRPr="00EA5085">
        <w:rPr>
          <w:rFonts w:eastAsiaTheme="minorEastAsia" w:cs="Arial"/>
          <w:color w:val="000000" w:themeColor="text1"/>
          <w:u w:color="0000E9"/>
        </w:rPr>
        <w:t xml:space="preserve"> (Maori Student Support). Rachel is here to provide and access academic and pastoral support for Maori students, including tutorials through </w:t>
      </w:r>
      <w:proofErr w:type="spellStart"/>
      <w:r w:rsidRPr="00EA5085">
        <w:rPr>
          <w:rFonts w:eastAsiaTheme="minorEastAsia" w:cs="Arial"/>
          <w:color w:val="000000" w:themeColor="text1"/>
          <w:u w:color="0000E9"/>
        </w:rPr>
        <w:t>Te</w:t>
      </w:r>
      <w:proofErr w:type="spellEnd"/>
      <w:r w:rsidRPr="00EA5085">
        <w:rPr>
          <w:rFonts w:eastAsiaTheme="minorEastAsia" w:cs="Arial"/>
          <w:color w:val="000000" w:themeColor="text1"/>
          <w:u w:color="0000E9"/>
        </w:rPr>
        <w:t xml:space="preserve"> </w:t>
      </w:r>
      <w:proofErr w:type="spellStart"/>
      <w:r w:rsidRPr="00EA5085">
        <w:rPr>
          <w:rFonts w:eastAsiaTheme="minorEastAsia" w:cs="Arial"/>
          <w:color w:val="000000" w:themeColor="text1"/>
          <w:u w:color="0000E9"/>
        </w:rPr>
        <w:t>Huka</w:t>
      </w:r>
      <w:proofErr w:type="spellEnd"/>
      <w:r w:rsidRPr="00EA5085">
        <w:rPr>
          <w:rFonts w:eastAsiaTheme="minorEastAsia" w:cs="Arial"/>
          <w:color w:val="000000" w:themeColor="text1"/>
          <w:u w:color="0000E9"/>
        </w:rPr>
        <w:t xml:space="preserve"> </w:t>
      </w:r>
      <w:proofErr w:type="spellStart"/>
      <w:r w:rsidRPr="00EA5085">
        <w:rPr>
          <w:rFonts w:eastAsiaTheme="minorEastAsia" w:cs="Arial"/>
          <w:color w:val="000000" w:themeColor="text1"/>
          <w:u w:color="0000E9"/>
        </w:rPr>
        <w:t>Matauraka</w:t>
      </w:r>
      <w:proofErr w:type="spellEnd"/>
      <w:r w:rsidRPr="00EA5085">
        <w:rPr>
          <w:rFonts w:eastAsiaTheme="minorEastAsia" w:cs="Arial"/>
          <w:color w:val="000000" w:themeColor="text1"/>
          <w:u w:color="0000E9"/>
        </w:rPr>
        <w:t xml:space="preserve"> (the </w:t>
      </w:r>
      <w:proofErr w:type="spellStart"/>
      <w:r w:rsidRPr="00EA5085">
        <w:rPr>
          <w:rFonts w:eastAsiaTheme="minorEastAsia" w:cs="Arial"/>
          <w:color w:val="000000" w:themeColor="text1"/>
          <w:u w:color="0000E9"/>
        </w:rPr>
        <w:t>maori</w:t>
      </w:r>
      <w:proofErr w:type="spellEnd"/>
      <w:r w:rsidRPr="00EA5085">
        <w:rPr>
          <w:rFonts w:eastAsiaTheme="minorEastAsia" w:cs="Arial"/>
          <w:color w:val="000000" w:themeColor="text1"/>
          <w:u w:color="0000E9"/>
        </w:rPr>
        <w:t xml:space="preserve"> </w:t>
      </w:r>
      <w:proofErr w:type="spellStart"/>
      <w:r w:rsidRPr="00EA5085">
        <w:rPr>
          <w:rFonts w:eastAsiaTheme="minorEastAsia" w:cs="Arial"/>
          <w:color w:val="000000" w:themeColor="text1"/>
          <w:u w:color="0000E9"/>
        </w:rPr>
        <w:t>centre</w:t>
      </w:r>
      <w:proofErr w:type="spellEnd"/>
      <w:r w:rsidRPr="00EA5085">
        <w:rPr>
          <w:rFonts w:eastAsiaTheme="minorEastAsia" w:cs="Arial"/>
          <w:color w:val="000000" w:themeColor="text1"/>
          <w:u w:color="0000E9"/>
        </w:rPr>
        <w:t xml:space="preserve">), and to provide help and advocacy with scholarships. Rachel </w:t>
      </w:r>
      <w:proofErr w:type="spellStart"/>
      <w:r w:rsidRPr="00EA5085">
        <w:rPr>
          <w:rFonts w:eastAsiaTheme="minorEastAsia" w:cs="Arial"/>
          <w:color w:val="000000" w:themeColor="text1"/>
          <w:u w:color="0000E9"/>
        </w:rPr>
        <w:t>liases</w:t>
      </w:r>
      <w:proofErr w:type="spellEnd"/>
      <w:r w:rsidRPr="00EA5085">
        <w:rPr>
          <w:rFonts w:eastAsiaTheme="minorEastAsia" w:cs="Arial"/>
          <w:color w:val="000000" w:themeColor="text1"/>
          <w:u w:color="0000E9"/>
        </w:rPr>
        <w:t xml:space="preserve"> with the Division of Sciences and the Division of Health Sciences departments regarding all things Maori, for both Maori and non-Maori students, including research consultation policy, organizing mentorship, and hosting social events.</w:t>
      </w:r>
    </w:p>
    <w:p w14:paraId="1236CCEE" w14:textId="77777777" w:rsidR="002C63AE" w:rsidRPr="00EA5085" w:rsidRDefault="002C63AE" w:rsidP="002C63AE">
      <w:pPr>
        <w:rPr>
          <w:rFonts w:eastAsiaTheme="minorEastAsia" w:cs="Arial"/>
          <w:color w:val="000000" w:themeColor="text1"/>
          <w:u w:color="0000E9"/>
        </w:rPr>
      </w:pPr>
    </w:p>
    <w:p w14:paraId="5B608028" w14:textId="77777777" w:rsidR="002C63AE" w:rsidRPr="00EA5085" w:rsidRDefault="002C63AE" w:rsidP="002C63AE">
      <w:pPr>
        <w:rPr>
          <w:rFonts w:eastAsiaTheme="minorEastAsia" w:cs="Arial"/>
          <w:color w:val="000000" w:themeColor="text1"/>
          <w:u w:color="0000E9"/>
        </w:rPr>
      </w:pPr>
      <w:r w:rsidRPr="00EA5085">
        <w:rPr>
          <w:rFonts w:eastAsiaTheme="minorEastAsia" w:cs="Arial"/>
          <w:color w:val="000000" w:themeColor="text1"/>
          <w:u w:color="0000E9"/>
        </w:rPr>
        <w:t>For more information see http://maori.otago.ac.nz/maori-at-otago/maori-support-staff</w:t>
      </w:r>
    </w:p>
    <w:p w14:paraId="660042BE" w14:textId="77777777" w:rsidR="0030379B" w:rsidRDefault="0030379B" w:rsidP="0030379B"/>
    <w:p w14:paraId="24134060" w14:textId="4718F840" w:rsidR="0030379B" w:rsidRDefault="0030379B" w:rsidP="0030379B">
      <w:pPr>
        <w:pStyle w:val="Heading2"/>
      </w:pPr>
      <w:bookmarkStart w:id="135" w:name="_Toc380999406"/>
      <w:r>
        <w:t>Department Pacific Island Support</w:t>
      </w:r>
      <w:bookmarkEnd w:id="135"/>
    </w:p>
    <w:p w14:paraId="24AEEA71" w14:textId="77777777" w:rsidR="00D2123F" w:rsidRDefault="00D2123F" w:rsidP="00D2123F">
      <w:pPr>
        <w:spacing w:before="240"/>
      </w:pPr>
      <w:r>
        <w:t>Jennifer Robson</w:t>
      </w:r>
      <w:r w:rsidRPr="002F57FA">
        <w:t xml:space="preserve"> is the Department of Microbiology and Immunology Pacific Island Support person. </w:t>
      </w:r>
      <w:r>
        <w:t>Jen</w:t>
      </w:r>
      <w:r w:rsidRPr="002F57FA">
        <w:t xml:space="preserve"> is here to ensure that Pacific Island students </w:t>
      </w:r>
      <w:proofErr w:type="spellStart"/>
      <w:r w:rsidRPr="002F57FA">
        <w:t>maximise</w:t>
      </w:r>
      <w:proofErr w:type="spellEnd"/>
      <w:r w:rsidRPr="002F57FA">
        <w:t xml:space="preserve"> their full potential by providing academic guidance, helping them access pastoral support and providing assistance with advocacy and scholarships.</w:t>
      </w:r>
    </w:p>
    <w:p w14:paraId="145E0933" w14:textId="77777777" w:rsidR="00DB766D" w:rsidRPr="002F57FA" w:rsidRDefault="00DB766D" w:rsidP="00D2123F">
      <w:pPr>
        <w:spacing w:before="240"/>
      </w:pPr>
    </w:p>
    <w:p w14:paraId="6564A666" w14:textId="77777777" w:rsidR="00D2123F" w:rsidRPr="002F57FA" w:rsidRDefault="00D2123F" w:rsidP="00D2123F">
      <w:r>
        <w:t>Jen</w:t>
      </w:r>
      <w:r w:rsidRPr="002F57FA">
        <w:t xml:space="preserve"> liaises with the Division of Sciences, the Division of Health Sciences and the Pacific Islands Centre, to support the ‘Dare to be Wise’ academic mentoring </w:t>
      </w:r>
      <w:proofErr w:type="spellStart"/>
      <w:r w:rsidRPr="002F57FA">
        <w:t>programme</w:t>
      </w:r>
      <w:proofErr w:type="spellEnd"/>
      <w:r w:rsidRPr="002F57FA">
        <w:t>, direct students to free extra tutorials, and promote Pacific social events throughout the year.</w:t>
      </w:r>
    </w:p>
    <w:p w14:paraId="0B805E2F" w14:textId="76939CB3" w:rsidR="00227930" w:rsidRPr="00227930" w:rsidRDefault="00D2123F" w:rsidP="00DB766D">
      <w:pPr>
        <w:tabs>
          <w:tab w:val="left" w:pos="709"/>
          <w:tab w:val="left" w:pos="1701"/>
          <w:tab w:val="left" w:pos="2835"/>
          <w:tab w:val="right" w:leader="dot" w:pos="9923"/>
        </w:tabs>
        <w:spacing w:before="360"/>
      </w:pPr>
      <w:r w:rsidRPr="009D0CD2">
        <w:t>For more information regarding support for Pacific Island students at the University of Otago, see www.otago.ac.nz/pacific</w:t>
      </w:r>
    </w:p>
    <w:p w14:paraId="1199748D" w14:textId="77777777" w:rsidR="0030379B" w:rsidRDefault="0030379B" w:rsidP="0030379B"/>
    <w:p w14:paraId="23F87D7A" w14:textId="07B50DE2" w:rsidR="0030379B" w:rsidRDefault="0030379B" w:rsidP="0030379B">
      <w:pPr>
        <w:pStyle w:val="Heading2"/>
      </w:pPr>
      <w:bookmarkStart w:id="136" w:name="_Toc380999407"/>
      <w:r>
        <w:t>Useful contacts for MICR336 laboratory classes</w:t>
      </w:r>
      <w:bookmarkEnd w:id="136"/>
    </w:p>
    <w:p w14:paraId="0EF27D13" w14:textId="77777777" w:rsidR="0030379B" w:rsidRDefault="0030379B" w:rsidP="0030379B"/>
    <w:p w14:paraId="23FD508C" w14:textId="77777777" w:rsidR="003B4513" w:rsidRDefault="003B4513" w:rsidP="003B4513">
      <w:r>
        <w:t>Sergio Morales</w:t>
      </w:r>
      <w:r>
        <w:tab/>
      </w:r>
      <w:hyperlink r:id="rId10" w:history="1">
        <w:r>
          <w:rPr>
            <w:rStyle w:val="Hyperlink"/>
          </w:rPr>
          <w:t>s</w:t>
        </w:r>
        <w:r w:rsidRPr="001C6296">
          <w:rPr>
            <w:rStyle w:val="Hyperlink"/>
          </w:rPr>
          <w:t>ergio.morales@otago.ac.nz</w:t>
        </w:r>
      </w:hyperlink>
      <w:r>
        <w:t xml:space="preserve"> </w:t>
      </w:r>
      <w:r>
        <w:tab/>
      </w:r>
      <w:r>
        <w:tab/>
        <w:t>479-3140</w:t>
      </w:r>
    </w:p>
    <w:p w14:paraId="4807C980" w14:textId="77777777" w:rsidR="003B4513" w:rsidRDefault="003B4513" w:rsidP="003B4513">
      <w:r>
        <w:t>Xochitl Morgan</w:t>
      </w:r>
      <w:r>
        <w:tab/>
      </w:r>
      <w:hyperlink r:id="rId11" w:history="1">
        <w:r>
          <w:rPr>
            <w:rStyle w:val="Hyperlink"/>
          </w:rPr>
          <w:t>x</w:t>
        </w:r>
        <w:r w:rsidRPr="00DE77F7">
          <w:rPr>
            <w:rStyle w:val="Hyperlink"/>
          </w:rPr>
          <w:t>ochitl.morgan@otago.ac.nz</w:t>
        </w:r>
      </w:hyperlink>
      <w:r>
        <w:tab/>
      </w:r>
      <w:r>
        <w:tab/>
        <w:t>479-7738</w:t>
      </w:r>
    </w:p>
    <w:p w14:paraId="6DCA07A4" w14:textId="77777777" w:rsidR="003B4513" w:rsidRDefault="003B4513" w:rsidP="003B4513">
      <w:r>
        <w:t>Jen Robson</w:t>
      </w:r>
      <w:r>
        <w:tab/>
      </w:r>
      <w:r>
        <w:tab/>
      </w:r>
      <w:hyperlink r:id="rId12" w:history="1">
        <w:r>
          <w:rPr>
            <w:rStyle w:val="Hyperlink"/>
          </w:rPr>
          <w:t>j</w:t>
        </w:r>
        <w:r w:rsidRPr="00DE77F7">
          <w:rPr>
            <w:rStyle w:val="Hyperlink"/>
          </w:rPr>
          <w:t>ennifer.robson@otago.ac.nz</w:t>
        </w:r>
      </w:hyperlink>
      <w:r>
        <w:tab/>
      </w:r>
      <w:r>
        <w:tab/>
        <w:t>479-8475</w:t>
      </w:r>
    </w:p>
    <w:p w14:paraId="7A941E1A" w14:textId="77777777" w:rsidR="003B4513" w:rsidRDefault="003B4513" w:rsidP="003B4513">
      <w:r>
        <w:t>Megan Hall</w:t>
      </w:r>
      <w:r>
        <w:tab/>
      </w:r>
      <w:r>
        <w:tab/>
      </w:r>
      <w:hyperlink r:id="rId13" w:history="1">
        <w:r w:rsidRPr="001C6296">
          <w:rPr>
            <w:rStyle w:val="Hyperlink"/>
          </w:rPr>
          <w:t>megan.hall@otago.ac.nz</w:t>
        </w:r>
      </w:hyperlink>
      <w:r>
        <w:tab/>
      </w:r>
      <w:r>
        <w:tab/>
        <w:t>479-7707</w:t>
      </w:r>
    </w:p>
    <w:p w14:paraId="7D015F52" w14:textId="3ED38FCA" w:rsidR="002E66D8" w:rsidRDefault="002E66D8">
      <w:pPr>
        <w:spacing w:after="0"/>
        <w:jc w:val="left"/>
        <w:rPr>
          <w:ins w:id="137" w:author="Xochitl Morgan" w:date="2018-02-23T09:43:00Z"/>
        </w:rPr>
      </w:pPr>
      <w:ins w:id="138" w:author="Xochitl Morgan" w:date="2018-02-23T09:43:00Z">
        <w:r>
          <w:br w:type="page"/>
        </w:r>
      </w:ins>
    </w:p>
    <w:p w14:paraId="554011D9" w14:textId="77777777" w:rsidR="0081372A" w:rsidRDefault="0081372A" w:rsidP="0030379B"/>
    <w:p w14:paraId="665E9A86" w14:textId="565B05FB" w:rsidR="0081372A" w:rsidRDefault="0081372A" w:rsidP="0081372A">
      <w:pPr>
        <w:pStyle w:val="Heading2"/>
      </w:pPr>
      <w:bookmarkStart w:id="139" w:name="_Toc380999408"/>
      <w:r>
        <w:t>Timetable</w:t>
      </w:r>
      <w:bookmarkEnd w:id="139"/>
    </w:p>
    <w:p w14:paraId="5FAF573D" w14:textId="0835FF59" w:rsidR="00AD1EA8" w:rsidRDefault="00AD1EA8" w:rsidP="00DB3C39">
      <w:pPr>
        <w:pStyle w:val="Caption"/>
        <w:keepNext/>
        <w:rPr>
          <w:ins w:id="140" w:author="Xochitl Morgan" w:date="2018-02-22T14:35:00Z"/>
        </w:rPr>
      </w:pPr>
      <w:proofErr w:type="gramStart"/>
      <w:ins w:id="141" w:author="Xochitl Morgan" w:date="2018-02-22T14:35:00Z">
        <w:r>
          <w:t xml:space="preserve">Table </w:t>
        </w:r>
        <w:r>
          <w:fldChar w:fldCharType="begin"/>
        </w:r>
        <w:r>
          <w:instrText xml:space="preserve"> SEQ Table \* ARABIC </w:instrText>
        </w:r>
      </w:ins>
      <w:r>
        <w:fldChar w:fldCharType="separate"/>
      </w:r>
      <w:ins w:id="142" w:author="Xochitl Morgan" w:date="2018-02-23T10:53:00Z">
        <w:r w:rsidR="000F7568">
          <w:rPr>
            <w:noProof/>
          </w:rPr>
          <w:t>1</w:t>
        </w:r>
      </w:ins>
      <w:ins w:id="143" w:author="Xochitl Morgan" w:date="2018-02-22T14:35:00Z">
        <w:r>
          <w:fldChar w:fldCharType="end"/>
        </w:r>
        <w:r>
          <w:t>.</w:t>
        </w:r>
        <w:proofErr w:type="gramEnd"/>
        <w:r>
          <w:t xml:space="preserve"> Micro336 timetable</w:t>
        </w:r>
      </w:ins>
    </w:p>
    <w:tbl>
      <w:tblPr>
        <w:tblpPr w:leftFromText="180" w:rightFromText="180" w:vertAnchor="text" w:horzAnchor="page" w:tblpX="1630" w:tblpY="28"/>
        <w:tblW w:w="9286"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643"/>
        <w:gridCol w:w="4643"/>
      </w:tblGrid>
      <w:tr w:rsidR="00DD3A45" w:rsidRPr="007C12F8" w14:paraId="74F6AEA8" w14:textId="77777777" w:rsidTr="00DB3C39">
        <w:tc>
          <w:tcPr>
            <w:tcW w:w="4643" w:type="dxa"/>
          </w:tcPr>
          <w:p w14:paraId="54239705"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 xml:space="preserve">Timetable – I. DNA extraction and 16S </w:t>
            </w:r>
            <w:proofErr w:type="spellStart"/>
            <w:r w:rsidRPr="009A49D9">
              <w:rPr>
                <w:rFonts w:ascii="Arial" w:hAnsi="Arial" w:cs="Arial"/>
                <w:sz w:val="20"/>
              </w:rPr>
              <w:t>rRNA</w:t>
            </w:r>
            <w:proofErr w:type="spellEnd"/>
            <w:r w:rsidRPr="009A49D9">
              <w:rPr>
                <w:rFonts w:ascii="Arial" w:hAnsi="Arial" w:cs="Arial"/>
                <w:sz w:val="20"/>
              </w:rPr>
              <w:t xml:space="preserve"> PCR (work in pairs)</w:t>
            </w:r>
          </w:p>
        </w:tc>
        <w:tc>
          <w:tcPr>
            <w:tcW w:w="4643" w:type="dxa"/>
          </w:tcPr>
          <w:p w14:paraId="74658044"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Timetable–II. Computational analysis (work individually)</w:t>
            </w:r>
          </w:p>
        </w:tc>
      </w:tr>
      <w:tr w:rsidR="00DD3A45" w:rsidRPr="007C12F8" w14:paraId="64FB3241" w14:textId="77777777" w:rsidTr="00DB3C39">
        <w:tc>
          <w:tcPr>
            <w:tcW w:w="9286" w:type="dxa"/>
            <w:gridSpan w:val="2"/>
          </w:tcPr>
          <w:p w14:paraId="369749E9"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Week 1</w:t>
            </w:r>
          </w:p>
        </w:tc>
      </w:tr>
      <w:tr w:rsidR="00DD3A45" w:rsidRPr="007C12F8" w14:paraId="66B18AB6" w14:textId="77777777" w:rsidTr="00DB3C39">
        <w:tc>
          <w:tcPr>
            <w:tcW w:w="4643" w:type="dxa"/>
          </w:tcPr>
          <w:p w14:paraId="13C3D3D0" w14:textId="77777777" w:rsidR="00DD3A45" w:rsidRPr="009A49D9" w:rsidRDefault="00DD3A45" w:rsidP="00C637CC">
            <w:pPr>
              <w:pStyle w:val="SixthHeading"/>
              <w:rPr>
                <w:rFonts w:ascii="Arial" w:hAnsi="Arial" w:cs="Arial"/>
                <w:sz w:val="20"/>
              </w:rPr>
            </w:pPr>
            <w:r w:rsidRPr="009A49D9">
              <w:rPr>
                <w:rFonts w:ascii="Arial" w:hAnsi="Arial" w:cs="Arial"/>
                <w:sz w:val="20"/>
              </w:rPr>
              <w:t>Tuesday August 7</w:t>
            </w:r>
            <w:r w:rsidRPr="009A49D9">
              <w:rPr>
                <w:rFonts w:ascii="Arial" w:hAnsi="Arial" w:cs="Arial"/>
                <w:sz w:val="20"/>
                <w:vertAlign w:val="superscript"/>
              </w:rPr>
              <w:t>th</w:t>
            </w:r>
            <w:r w:rsidRPr="009A49D9">
              <w:rPr>
                <w:rFonts w:ascii="Arial" w:hAnsi="Arial" w:cs="Arial"/>
                <w:sz w:val="20"/>
              </w:rPr>
              <w:t xml:space="preserve"> </w:t>
            </w:r>
          </w:p>
          <w:p w14:paraId="5AA19120" w14:textId="77777777" w:rsidR="00DD3A45" w:rsidRPr="009A49D9" w:rsidRDefault="00DD3A45" w:rsidP="00C637CC">
            <w:pPr>
              <w:pStyle w:val="ListIndent"/>
              <w:numPr>
                <w:ilvl w:val="0"/>
                <w:numId w:val="8"/>
              </w:numPr>
              <w:rPr>
                <w:rFonts w:cs="Arial"/>
                <w:sz w:val="20"/>
              </w:rPr>
            </w:pPr>
            <w:r w:rsidRPr="009A49D9">
              <w:rPr>
                <w:rFonts w:cs="Arial"/>
                <w:sz w:val="20"/>
              </w:rPr>
              <w:t>Collect samples</w:t>
            </w:r>
          </w:p>
          <w:p w14:paraId="03496C2B" w14:textId="77777777" w:rsidR="00DD3A45" w:rsidRPr="009A49D9" w:rsidRDefault="00DD3A45" w:rsidP="00C637CC">
            <w:pPr>
              <w:pStyle w:val="ListIndent"/>
              <w:numPr>
                <w:ilvl w:val="0"/>
                <w:numId w:val="8"/>
              </w:numPr>
              <w:rPr>
                <w:rFonts w:cs="Arial"/>
                <w:sz w:val="20"/>
              </w:rPr>
            </w:pPr>
            <w:r w:rsidRPr="009A49D9">
              <w:rPr>
                <w:rFonts w:cs="Arial"/>
                <w:sz w:val="20"/>
              </w:rPr>
              <w:t>Extract DNA from samples</w:t>
            </w:r>
          </w:p>
          <w:p w14:paraId="32C7648B" w14:textId="77777777" w:rsidR="00DD3A45" w:rsidRPr="009A49D9" w:rsidRDefault="00DD3A45" w:rsidP="00C637CC">
            <w:pPr>
              <w:pStyle w:val="ListIndent"/>
              <w:numPr>
                <w:ilvl w:val="0"/>
                <w:numId w:val="8"/>
              </w:numPr>
              <w:rPr>
                <w:rFonts w:cs="Arial"/>
                <w:sz w:val="20"/>
              </w:rPr>
            </w:pPr>
            <w:r w:rsidRPr="009A49D9">
              <w:rPr>
                <w:rFonts w:cs="Arial"/>
                <w:sz w:val="20"/>
              </w:rPr>
              <w:t>Serial dilute DNA</w:t>
            </w:r>
          </w:p>
          <w:p w14:paraId="266907CF" w14:textId="77777777" w:rsidR="00DD3A45" w:rsidRPr="009A49D9" w:rsidRDefault="00DD3A45" w:rsidP="00C637CC">
            <w:pPr>
              <w:pStyle w:val="ListIndent"/>
              <w:numPr>
                <w:ilvl w:val="0"/>
                <w:numId w:val="8"/>
              </w:numPr>
              <w:rPr>
                <w:rFonts w:cs="Arial"/>
                <w:sz w:val="20"/>
              </w:rPr>
            </w:pPr>
            <w:r w:rsidRPr="009A49D9">
              <w:rPr>
                <w:rFonts w:cs="Arial"/>
                <w:sz w:val="20"/>
              </w:rPr>
              <w:t xml:space="preserve">Run 16s </w:t>
            </w:r>
            <w:proofErr w:type="spellStart"/>
            <w:r w:rsidRPr="009A49D9">
              <w:rPr>
                <w:rFonts w:cs="Arial"/>
                <w:sz w:val="20"/>
              </w:rPr>
              <w:t>rRNA</w:t>
            </w:r>
            <w:proofErr w:type="spellEnd"/>
            <w:r w:rsidRPr="009A49D9">
              <w:rPr>
                <w:rFonts w:cs="Arial"/>
                <w:sz w:val="20"/>
              </w:rPr>
              <w:t xml:space="preserve"> PCR</w:t>
            </w:r>
          </w:p>
        </w:tc>
        <w:tc>
          <w:tcPr>
            <w:tcW w:w="4643" w:type="dxa"/>
          </w:tcPr>
          <w:p w14:paraId="265D5C7A" w14:textId="77777777" w:rsidR="00DD3A45" w:rsidRPr="009A49D9" w:rsidRDefault="00DD3A45" w:rsidP="00C637CC">
            <w:pPr>
              <w:pStyle w:val="FifthHeading"/>
              <w:rPr>
                <w:rFonts w:ascii="Arial" w:hAnsi="Arial" w:cs="Arial"/>
                <w:sz w:val="20"/>
              </w:rPr>
            </w:pPr>
          </w:p>
        </w:tc>
      </w:tr>
      <w:tr w:rsidR="00DD3A45" w:rsidRPr="007C12F8" w14:paraId="5AA0A744" w14:textId="77777777" w:rsidTr="00DB3C39">
        <w:tc>
          <w:tcPr>
            <w:tcW w:w="4643" w:type="dxa"/>
          </w:tcPr>
          <w:p w14:paraId="44235284" w14:textId="77777777" w:rsidR="00DD3A45" w:rsidRPr="009A49D9" w:rsidRDefault="00DD3A45" w:rsidP="00C637CC">
            <w:pPr>
              <w:pStyle w:val="SixthHeading"/>
              <w:rPr>
                <w:rFonts w:ascii="Arial" w:hAnsi="Arial" w:cs="Arial"/>
                <w:sz w:val="20"/>
              </w:rPr>
            </w:pPr>
            <w:r w:rsidRPr="009A49D9">
              <w:rPr>
                <w:rFonts w:ascii="Arial" w:hAnsi="Arial" w:cs="Arial"/>
                <w:sz w:val="20"/>
              </w:rPr>
              <w:t>Wednesday August 8</w:t>
            </w:r>
            <w:r w:rsidRPr="009A49D9">
              <w:rPr>
                <w:rFonts w:ascii="Arial" w:hAnsi="Arial" w:cs="Arial"/>
                <w:sz w:val="20"/>
                <w:vertAlign w:val="superscript"/>
              </w:rPr>
              <w:t>th</w:t>
            </w:r>
          </w:p>
          <w:p w14:paraId="1A216919" w14:textId="77777777" w:rsidR="00DD3A45" w:rsidRPr="009A49D9" w:rsidRDefault="00DD3A45" w:rsidP="00C637CC">
            <w:pPr>
              <w:widowControl w:val="0"/>
              <w:numPr>
                <w:ilvl w:val="0"/>
                <w:numId w:val="9"/>
              </w:numPr>
              <w:spacing w:after="0"/>
              <w:rPr>
                <w:rFonts w:cs="Arial"/>
                <w:sz w:val="20"/>
              </w:rPr>
            </w:pPr>
            <w:r w:rsidRPr="009A49D9">
              <w:rPr>
                <w:rFonts w:cs="Arial"/>
                <w:sz w:val="20"/>
              </w:rPr>
              <w:t>Quantify DNA</w:t>
            </w:r>
          </w:p>
          <w:p w14:paraId="0EC9A114" w14:textId="77777777" w:rsidR="00DD3A45" w:rsidRPr="009A49D9" w:rsidRDefault="00DD3A45" w:rsidP="00C637CC">
            <w:pPr>
              <w:widowControl w:val="0"/>
              <w:numPr>
                <w:ilvl w:val="0"/>
                <w:numId w:val="9"/>
              </w:numPr>
              <w:spacing w:after="0"/>
              <w:rPr>
                <w:rFonts w:cs="Arial"/>
                <w:sz w:val="20"/>
              </w:rPr>
            </w:pPr>
            <w:r w:rsidRPr="009A49D9">
              <w:rPr>
                <w:rFonts w:cs="Arial"/>
                <w:sz w:val="20"/>
              </w:rPr>
              <w:t>Run gels</w:t>
            </w:r>
          </w:p>
        </w:tc>
        <w:tc>
          <w:tcPr>
            <w:tcW w:w="4643" w:type="dxa"/>
          </w:tcPr>
          <w:p w14:paraId="68352A32" w14:textId="41CAC9A4" w:rsidR="00DD3A45" w:rsidRPr="009A49D9" w:rsidRDefault="00DD3A45" w:rsidP="00D9360F">
            <w:pPr>
              <w:pStyle w:val="FifthHeading"/>
              <w:numPr>
                <w:ilvl w:val="0"/>
                <w:numId w:val="23"/>
              </w:numPr>
              <w:rPr>
                <w:rFonts w:ascii="Arial" w:hAnsi="Arial" w:cs="Arial"/>
                <w:b w:val="0"/>
                <w:sz w:val="20"/>
              </w:rPr>
            </w:pPr>
            <w:r w:rsidRPr="009A49D9">
              <w:rPr>
                <w:rFonts w:ascii="Arial" w:hAnsi="Arial" w:cs="Arial"/>
                <w:b w:val="0"/>
                <w:sz w:val="20"/>
              </w:rPr>
              <w:t xml:space="preserve">Computer exercise – </w:t>
            </w:r>
            <w:ins w:id="144" w:author="Xochitl Morgan" w:date="2018-02-22T14:41:00Z">
              <w:r w:rsidR="00D9360F">
                <w:rPr>
                  <w:rFonts w:ascii="Arial" w:hAnsi="Arial" w:cs="Arial"/>
                  <w:b w:val="0"/>
                  <w:sz w:val="20"/>
                </w:rPr>
                <w:t>Attend introduction to R</w:t>
              </w:r>
            </w:ins>
          </w:p>
        </w:tc>
      </w:tr>
      <w:tr w:rsidR="00DD3A45" w:rsidRPr="007C12F8" w14:paraId="293D58D4" w14:textId="77777777" w:rsidTr="00DB3C39">
        <w:tc>
          <w:tcPr>
            <w:tcW w:w="4643" w:type="dxa"/>
          </w:tcPr>
          <w:p w14:paraId="603DB325" w14:textId="77777777" w:rsidR="00DD3A45" w:rsidRPr="009A49D9" w:rsidRDefault="00DD3A45" w:rsidP="00C637CC">
            <w:pPr>
              <w:pStyle w:val="SixthHeading"/>
              <w:rPr>
                <w:rFonts w:ascii="Arial" w:hAnsi="Arial" w:cs="Arial"/>
                <w:sz w:val="20"/>
              </w:rPr>
            </w:pPr>
            <w:r w:rsidRPr="009A49D9">
              <w:rPr>
                <w:rFonts w:ascii="Arial" w:hAnsi="Arial" w:cs="Arial"/>
                <w:sz w:val="20"/>
              </w:rPr>
              <w:t>Thursday August 9</w:t>
            </w:r>
            <w:r w:rsidRPr="009A49D9">
              <w:rPr>
                <w:rFonts w:ascii="Arial" w:hAnsi="Arial" w:cs="Arial"/>
                <w:sz w:val="20"/>
                <w:vertAlign w:val="superscript"/>
              </w:rPr>
              <w:t>th</w:t>
            </w:r>
            <w:r w:rsidRPr="009A49D9">
              <w:rPr>
                <w:rFonts w:ascii="Arial" w:hAnsi="Arial" w:cs="Arial"/>
                <w:sz w:val="20"/>
              </w:rPr>
              <w:t xml:space="preserve"> (9:30 – 11:00 am)</w:t>
            </w:r>
          </w:p>
          <w:p w14:paraId="3A0E6B4F" w14:textId="77777777" w:rsidR="00DD3A45" w:rsidRPr="009A49D9" w:rsidRDefault="00DD3A45" w:rsidP="00C637CC">
            <w:pPr>
              <w:widowControl w:val="0"/>
              <w:numPr>
                <w:ilvl w:val="0"/>
                <w:numId w:val="9"/>
              </w:numPr>
              <w:spacing w:after="0"/>
              <w:rPr>
                <w:rFonts w:cs="Arial"/>
                <w:sz w:val="20"/>
              </w:rPr>
            </w:pPr>
          </w:p>
        </w:tc>
        <w:tc>
          <w:tcPr>
            <w:tcW w:w="4643" w:type="dxa"/>
          </w:tcPr>
          <w:p w14:paraId="56377982" w14:textId="77777777" w:rsidR="00DD3A45" w:rsidRPr="009A49D9" w:rsidRDefault="00DD3A45" w:rsidP="00C637CC">
            <w:pPr>
              <w:pStyle w:val="FifthHeading"/>
              <w:rPr>
                <w:rFonts w:ascii="Arial" w:hAnsi="Arial" w:cs="Arial"/>
                <w:sz w:val="20"/>
              </w:rPr>
            </w:pPr>
          </w:p>
        </w:tc>
      </w:tr>
      <w:tr w:rsidR="00DD3A45" w:rsidRPr="007C12F8" w14:paraId="6A80BDAE" w14:textId="77777777" w:rsidTr="00DB3C39">
        <w:tc>
          <w:tcPr>
            <w:tcW w:w="9286" w:type="dxa"/>
            <w:gridSpan w:val="2"/>
          </w:tcPr>
          <w:p w14:paraId="3185865F"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Week 2</w:t>
            </w:r>
          </w:p>
        </w:tc>
      </w:tr>
      <w:tr w:rsidR="00DD3A45" w:rsidRPr="007C12F8" w14:paraId="3CC9F269" w14:textId="77777777" w:rsidTr="00DB3C39">
        <w:tc>
          <w:tcPr>
            <w:tcW w:w="4643" w:type="dxa"/>
          </w:tcPr>
          <w:p w14:paraId="67F9ADE0" w14:textId="77777777" w:rsidR="00DD3A45" w:rsidRPr="009A49D9" w:rsidRDefault="00DD3A45" w:rsidP="00C637CC">
            <w:pPr>
              <w:pStyle w:val="SixthHeading"/>
              <w:rPr>
                <w:rFonts w:ascii="Arial" w:hAnsi="Arial" w:cs="Arial"/>
                <w:sz w:val="20"/>
              </w:rPr>
            </w:pPr>
            <w:r w:rsidRPr="009A49D9">
              <w:rPr>
                <w:rFonts w:ascii="Arial" w:hAnsi="Arial" w:cs="Arial"/>
                <w:sz w:val="20"/>
              </w:rPr>
              <w:t>Monday, August 13</w:t>
            </w:r>
            <w:r w:rsidRPr="009A49D9">
              <w:rPr>
                <w:rFonts w:ascii="Arial" w:hAnsi="Arial" w:cs="Arial"/>
                <w:sz w:val="20"/>
                <w:vertAlign w:val="superscript"/>
              </w:rPr>
              <w:t>th</w:t>
            </w:r>
            <w:r w:rsidRPr="009A49D9">
              <w:rPr>
                <w:rFonts w:ascii="Arial" w:hAnsi="Arial" w:cs="Arial"/>
                <w:sz w:val="20"/>
              </w:rPr>
              <w:t xml:space="preserve"> (2 – 5 pm)</w:t>
            </w:r>
          </w:p>
          <w:p w14:paraId="70905944" w14:textId="77777777" w:rsidR="00DD3A45" w:rsidRPr="009A49D9" w:rsidRDefault="00DD3A45" w:rsidP="00C637CC">
            <w:pPr>
              <w:widowControl w:val="0"/>
              <w:numPr>
                <w:ilvl w:val="0"/>
                <w:numId w:val="9"/>
              </w:numPr>
              <w:spacing w:after="0"/>
              <w:rPr>
                <w:rFonts w:cs="Arial"/>
                <w:sz w:val="20"/>
              </w:rPr>
            </w:pPr>
          </w:p>
        </w:tc>
        <w:tc>
          <w:tcPr>
            <w:tcW w:w="4643" w:type="dxa"/>
          </w:tcPr>
          <w:p w14:paraId="6CBD7F4F" w14:textId="77777777" w:rsidR="00DD3A45" w:rsidRPr="009A49D9" w:rsidRDefault="00DD3A45" w:rsidP="00C637CC">
            <w:pPr>
              <w:pStyle w:val="SixthHeading"/>
              <w:rPr>
                <w:rFonts w:ascii="Arial" w:hAnsi="Arial" w:cs="Arial"/>
                <w:sz w:val="20"/>
              </w:rPr>
            </w:pPr>
          </w:p>
        </w:tc>
      </w:tr>
      <w:tr w:rsidR="00DD3A45" w:rsidRPr="007C12F8" w14:paraId="388EA896" w14:textId="77777777" w:rsidTr="00DB3C39">
        <w:tc>
          <w:tcPr>
            <w:tcW w:w="4643" w:type="dxa"/>
          </w:tcPr>
          <w:p w14:paraId="2A657199" w14:textId="77777777" w:rsidR="00DD3A45" w:rsidRPr="009A49D9" w:rsidRDefault="00DD3A45" w:rsidP="00C637CC">
            <w:pPr>
              <w:pStyle w:val="SixthHeading"/>
              <w:rPr>
                <w:rFonts w:ascii="Arial" w:hAnsi="Arial" w:cs="Arial"/>
                <w:sz w:val="20"/>
              </w:rPr>
            </w:pPr>
            <w:r w:rsidRPr="009A49D9">
              <w:rPr>
                <w:rFonts w:ascii="Arial" w:hAnsi="Arial" w:cs="Arial"/>
                <w:sz w:val="20"/>
              </w:rPr>
              <w:t>Tuesday August 14</w:t>
            </w:r>
            <w:r w:rsidRPr="009A49D9">
              <w:rPr>
                <w:rFonts w:ascii="Arial" w:hAnsi="Arial" w:cs="Arial"/>
                <w:sz w:val="20"/>
                <w:vertAlign w:val="superscript"/>
              </w:rPr>
              <w:t>th</w:t>
            </w:r>
          </w:p>
          <w:p w14:paraId="10C3D10D" w14:textId="77777777" w:rsidR="00DD3A45" w:rsidRPr="009A49D9" w:rsidRDefault="00DD3A45" w:rsidP="00C637CC">
            <w:pPr>
              <w:pStyle w:val="ListIndent"/>
              <w:numPr>
                <w:ilvl w:val="0"/>
                <w:numId w:val="10"/>
              </w:numPr>
              <w:rPr>
                <w:rFonts w:cs="Arial"/>
                <w:sz w:val="20"/>
              </w:rPr>
            </w:pPr>
          </w:p>
        </w:tc>
        <w:tc>
          <w:tcPr>
            <w:tcW w:w="4643" w:type="dxa"/>
          </w:tcPr>
          <w:p w14:paraId="4337AABA" w14:textId="77777777" w:rsidR="00DD3A45" w:rsidRPr="009A49D9" w:rsidRDefault="00DD3A45" w:rsidP="00C637CC">
            <w:pPr>
              <w:pStyle w:val="SixthHeading"/>
              <w:rPr>
                <w:rFonts w:ascii="Arial" w:hAnsi="Arial" w:cs="Arial"/>
                <w:sz w:val="20"/>
              </w:rPr>
            </w:pPr>
            <w:r w:rsidRPr="009A49D9">
              <w:rPr>
                <w:rFonts w:ascii="Arial" w:hAnsi="Arial" w:cs="Arial"/>
                <w:sz w:val="20"/>
              </w:rPr>
              <w:t>Tuesday August 14</w:t>
            </w:r>
            <w:r w:rsidRPr="009A49D9">
              <w:rPr>
                <w:rFonts w:ascii="Arial" w:hAnsi="Arial" w:cs="Arial"/>
                <w:sz w:val="20"/>
                <w:vertAlign w:val="superscript"/>
              </w:rPr>
              <w:t>th</w:t>
            </w:r>
          </w:p>
          <w:p w14:paraId="499D7497" w14:textId="77777777" w:rsidR="00DD3A45" w:rsidRPr="009A49D9" w:rsidRDefault="00DD3A45" w:rsidP="00C637CC">
            <w:pPr>
              <w:numPr>
                <w:ilvl w:val="0"/>
                <w:numId w:val="11"/>
              </w:numPr>
              <w:spacing w:after="0"/>
              <w:rPr>
                <w:rFonts w:cs="Arial"/>
                <w:sz w:val="20"/>
              </w:rPr>
            </w:pPr>
          </w:p>
        </w:tc>
      </w:tr>
      <w:tr w:rsidR="00DD3A45" w:rsidRPr="007C12F8" w14:paraId="78CC88B9" w14:textId="77777777" w:rsidTr="00DB3C39">
        <w:tc>
          <w:tcPr>
            <w:tcW w:w="4643" w:type="dxa"/>
          </w:tcPr>
          <w:p w14:paraId="53E65344" w14:textId="77777777" w:rsidR="00DD3A45" w:rsidRPr="009A49D9" w:rsidRDefault="00DD3A45" w:rsidP="00C637CC">
            <w:pPr>
              <w:pStyle w:val="ListIndent"/>
              <w:rPr>
                <w:rFonts w:cs="Arial"/>
                <w:sz w:val="20"/>
              </w:rPr>
            </w:pPr>
          </w:p>
        </w:tc>
        <w:tc>
          <w:tcPr>
            <w:tcW w:w="4643" w:type="dxa"/>
          </w:tcPr>
          <w:p w14:paraId="46152A33" w14:textId="77777777" w:rsidR="00DD3A45" w:rsidRPr="009A49D9" w:rsidRDefault="00DD3A45" w:rsidP="00C637CC">
            <w:pPr>
              <w:pStyle w:val="FifthHeading"/>
              <w:rPr>
                <w:rFonts w:ascii="Arial" w:hAnsi="Arial" w:cs="Arial"/>
                <w:b w:val="0"/>
                <w:sz w:val="20"/>
              </w:rPr>
            </w:pPr>
            <w:r w:rsidRPr="009A49D9">
              <w:rPr>
                <w:rFonts w:ascii="Arial" w:hAnsi="Arial" w:cs="Arial"/>
                <w:i/>
                <w:sz w:val="20"/>
              </w:rPr>
              <w:t>Wednesday August 15</w:t>
            </w:r>
            <w:r w:rsidRPr="009A49D9">
              <w:rPr>
                <w:rFonts w:ascii="Arial" w:hAnsi="Arial" w:cs="Arial"/>
                <w:i/>
                <w:sz w:val="20"/>
                <w:vertAlign w:val="superscript"/>
              </w:rPr>
              <w:t>th</w:t>
            </w:r>
          </w:p>
          <w:p w14:paraId="3500BFD8" w14:textId="77777777" w:rsidR="00DD3A45" w:rsidRPr="009A49D9" w:rsidRDefault="00DD3A45" w:rsidP="00C637CC">
            <w:pPr>
              <w:numPr>
                <w:ilvl w:val="0"/>
                <w:numId w:val="12"/>
              </w:numPr>
              <w:spacing w:after="0"/>
              <w:rPr>
                <w:rFonts w:cs="Arial"/>
                <w:sz w:val="20"/>
              </w:rPr>
            </w:pPr>
          </w:p>
        </w:tc>
      </w:tr>
      <w:tr w:rsidR="00DD3A45" w:rsidRPr="007C12F8" w14:paraId="53DE3C2A" w14:textId="77777777" w:rsidTr="00DB3C39">
        <w:tc>
          <w:tcPr>
            <w:tcW w:w="9286" w:type="dxa"/>
            <w:gridSpan w:val="2"/>
          </w:tcPr>
          <w:p w14:paraId="59A61771"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Week 3</w:t>
            </w:r>
          </w:p>
        </w:tc>
      </w:tr>
      <w:tr w:rsidR="00DD3A45" w:rsidRPr="007C12F8" w14:paraId="2B30EB65" w14:textId="77777777" w:rsidTr="00DB3C39">
        <w:tc>
          <w:tcPr>
            <w:tcW w:w="4643" w:type="dxa"/>
          </w:tcPr>
          <w:p w14:paraId="0FB7099A" w14:textId="77777777" w:rsidR="00DD3A45" w:rsidRPr="009A49D9" w:rsidRDefault="00DD3A45" w:rsidP="00C637CC">
            <w:pPr>
              <w:pStyle w:val="SixthHeading"/>
              <w:rPr>
                <w:rFonts w:ascii="Arial" w:hAnsi="Arial" w:cs="Arial"/>
                <w:sz w:val="20"/>
              </w:rPr>
            </w:pPr>
          </w:p>
        </w:tc>
        <w:tc>
          <w:tcPr>
            <w:tcW w:w="4643" w:type="dxa"/>
          </w:tcPr>
          <w:p w14:paraId="7BF81376" w14:textId="77777777" w:rsidR="00DD3A45" w:rsidRPr="009A49D9" w:rsidRDefault="00DD3A45" w:rsidP="00C637CC">
            <w:pPr>
              <w:pStyle w:val="SixthHeading"/>
              <w:rPr>
                <w:rFonts w:ascii="Arial" w:hAnsi="Arial" w:cs="Arial"/>
                <w:sz w:val="20"/>
              </w:rPr>
            </w:pPr>
            <w:r w:rsidRPr="009A49D9">
              <w:rPr>
                <w:rFonts w:ascii="Arial" w:hAnsi="Arial" w:cs="Arial"/>
                <w:sz w:val="20"/>
              </w:rPr>
              <w:t>Tuesday August 21</w:t>
            </w:r>
            <w:r w:rsidRPr="009A49D9">
              <w:rPr>
                <w:rFonts w:ascii="Arial" w:hAnsi="Arial" w:cs="Arial"/>
                <w:sz w:val="20"/>
                <w:vertAlign w:val="superscript"/>
              </w:rPr>
              <w:t>st</w:t>
            </w:r>
          </w:p>
          <w:p w14:paraId="770F90BF" w14:textId="77777777" w:rsidR="00DD3A45" w:rsidRPr="009A49D9" w:rsidRDefault="00DD3A45" w:rsidP="00C637CC">
            <w:pPr>
              <w:numPr>
                <w:ilvl w:val="0"/>
                <w:numId w:val="13"/>
              </w:numPr>
              <w:spacing w:after="0"/>
              <w:rPr>
                <w:rFonts w:cs="Arial"/>
                <w:i/>
                <w:sz w:val="20"/>
              </w:rPr>
            </w:pPr>
          </w:p>
        </w:tc>
      </w:tr>
      <w:tr w:rsidR="00DD3A45" w:rsidRPr="007C12F8" w14:paraId="0A2ADD98" w14:textId="77777777" w:rsidTr="00DB3C39">
        <w:tc>
          <w:tcPr>
            <w:tcW w:w="4643" w:type="dxa"/>
          </w:tcPr>
          <w:p w14:paraId="0EC34CD9" w14:textId="77777777" w:rsidR="00DD3A45" w:rsidRPr="009A49D9" w:rsidRDefault="00DD3A45" w:rsidP="00C637CC">
            <w:pPr>
              <w:pStyle w:val="SixthHeading"/>
              <w:rPr>
                <w:rFonts w:ascii="Arial" w:hAnsi="Arial" w:cs="Arial"/>
                <w:sz w:val="20"/>
              </w:rPr>
            </w:pPr>
          </w:p>
        </w:tc>
        <w:tc>
          <w:tcPr>
            <w:tcW w:w="4643" w:type="dxa"/>
          </w:tcPr>
          <w:p w14:paraId="7567DB6C" w14:textId="77777777" w:rsidR="00DD3A45" w:rsidRPr="009A49D9" w:rsidRDefault="00DD3A45" w:rsidP="00C637CC">
            <w:pPr>
              <w:pStyle w:val="SixthHeading"/>
              <w:rPr>
                <w:rFonts w:ascii="Arial" w:hAnsi="Arial" w:cs="Arial"/>
                <w:sz w:val="20"/>
              </w:rPr>
            </w:pPr>
            <w:r w:rsidRPr="009A49D9">
              <w:rPr>
                <w:rFonts w:ascii="Arial" w:hAnsi="Arial" w:cs="Arial"/>
                <w:sz w:val="20"/>
              </w:rPr>
              <w:t>Wednesday August 22</w:t>
            </w:r>
            <w:r w:rsidRPr="009A49D9">
              <w:rPr>
                <w:rFonts w:ascii="Arial" w:hAnsi="Arial" w:cs="Arial"/>
                <w:sz w:val="20"/>
                <w:vertAlign w:val="superscript"/>
              </w:rPr>
              <w:t>nd</w:t>
            </w:r>
          </w:p>
          <w:p w14:paraId="2C59C016" w14:textId="77777777" w:rsidR="00DD3A45" w:rsidRPr="009A49D9" w:rsidRDefault="00DD3A45" w:rsidP="00C637CC">
            <w:pPr>
              <w:pStyle w:val="ListIndent"/>
              <w:numPr>
                <w:ilvl w:val="0"/>
                <w:numId w:val="14"/>
              </w:numPr>
              <w:rPr>
                <w:rFonts w:cs="Arial"/>
                <w:sz w:val="20"/>
              </w:rPr>
            </w:pPr>
          </w:p>
        </w:tc>
      </w:tr>
      <w:tr w:rsidR="00DD3A45" w:rsidRPr="007C12F8" w14:paraId="3DDAC224" w14:textId="77777777" w:rsidTr="00DB3C39">
        <w:tc>
          <w:tcPr>
            <w:tcW w:w="9286" w:type="dxa"/>
            <w:gridSpan w:val="2"/>
          </w:tcPr>
          <w:p w14:paraId="2983BC47"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MID-SEMESTER BREAK</w:t>
            </w:r>
          </w:p>
        </w:tc>
      </w:tr>
      <w:tr w:rsidR="00DD3A45" w:rsidRPr="007C12F8" w14:paraId="73D61A00" w14:textId="77777777" w:rsidTr="00DB3C39">
        <w:tc>
          <w:tcPr>
            <w:tcW w:w="9286" w:type="dxa"/>
            <w:gridSpan w:val="2"/>
          </w:tcPr>
          <w:p w14:paraId="0C56AA76" w14:textId="77777777" w:rsidR="00DD3A45" w:rsidRPr="009A49D9" w:rsidRDefault="00DD3A45" w:rsidP="00C637CC">
            <w:pPr>
              <w:pStyle w:val="FifthHeading"/>
              <w:jc w:val="center"/>
              <w:rPr>
                <w:rFonts w:ascii="Arial" w:hAnsi="Arial" w:cs="Arial"/>
                <w:sz w:val="20"/>
              </w:rPr>
            </w:pPr>
            <w:r w:rsidRPr="009A49D9">
              <w:rPr>
                <w:rFonts w:ascii="Arial" w:hAnsi="Arial" w:cs="Arial"/>
                <w:sz w:val="20"/>
              </w:rPr>
              <w:t>Week 4</w:t>
            </w:r>
          </w:p>
        </w:tc>
      </w:tr>
      <w:tr w:rsidR="00DD3A45" w:rsidRPr="007C12F8" w14:paraId="3F16297E" w14:textId="77777777" w:rsidTr="00DB3C39">
        <w:tc>
          <w:tcPr>
            <w:tcW w:w="4643" w:type="dxa"/>
          </w:tcPr>
          <w:p w14:paraId="77B0677C" w14:textId="77777777" w:rsidR="00DD3A45" w:rsidRPr="009A49D9" w:rsidRDefault="00DD3A45" w:rsidP="00C637CC">
            <w:pPr>
              <w:pStyle w:val="SixthHeading"/>
              <w:rPr>
                <w:rFonts w:ascii="Arial" w:hAnsi="Arial" w:cs="Arial"/>
                <w:sz w:val="20"/>
              </w:rPr>
            </w:pPr>
          </w:p>
        </w:tc>
        <w:tc>
          <w:tcPr>
            <w:tcW w:w="4643" w:type="dxa"/>
          </w:tcPr>
          <w:p w14:paraId="457EF90E" w14:textId="77777777" w:rsidR="00DD3A45" w:rsidRPr="009A49D9" w:rsidRDefault="00DD3A45" w:rsidP="00C637CC">
            <w:pPr>
              <w:pStyle w:val="SixthHeading"/>
              <w:rPr>
                <w:rFonts w:ascii="Arial" w:hAnsi="Arial" w:cs="Arial"/>
                <w:sz w:val="20"/>
              </w:rPr>
            </w:pPr>
            <w:r w:rsidRPr="009A49D9">
              <w:rPr>
                <w:rFonts w:ascii="Arial" w:hAnsi="Arial" w:cs="Arial"/>
                <w:sz w:val="20"/>
              </w:rPr>
              <w:t>Tuesday September 4</w:t>
            </w:r>
            <w:r w:rsidRPr="009A49D9">
              <w:rPr>
                <w:rFonts w:ascii="Arial" w:hAnsi="Arial" w:cs="Arial"/>
                <w:sz w:val="20"/>
                <w:vertAlign w:val="superscript"/>
              </w:rPr>
              <w:t>th</w:t>
            </w:r>
          </w:p>
          <w:p w14:paraId="3325756A" w14:textId="77777777" w:rsidR="00DD3A45" w:rsidRPr="009A49D9" w:rsidRDefault="00DD3A45" w:rsidP="00C637CC">
            <w:pPr>
              <w:numPr>
                <w:ilvl w:val="0"/>
                <w:numId w:val="15"/>
              </w:numPr>
              <w:spacing w:after="0"/>
              <w:rPr>
                <w:rFonts w:cs="Arial"/>
                <w:i/>
                <w:sz w:val="20"/>
              </w:rPr>
            </w:pPr>
          </w:p>
        </w:tc>
      </w:tr>
      <w:tr w:rsidR="00DD3A45" w:rsidRPr="007C12F8" w14:paraId="674C4292" w14:textId="77777777" w:rsidTr="00DB3C39">
        <w:tc>
          <w:tcPr>
            <w:tcW w:w="4643" w:type="dxa"/>
          </w:tcPr>
          <w:p w14:paraId="50429346" w14:textId="77777777" w:rsidR="00DD3A45" w:rsidRPr="009A49D9" w:rsidRDefault="00DD3A45" w:rsidP="00C637CC">
            <w:pPr>
              <w:pStyle w:val="SixthHeading"/>
              <w:rPr>
                <w:rFonts w:ascii="Arial" w:hAnsi="Arial" w:cs="Arial"/>
                <w:sz w:val="20"/>
              </w:rPr>
            </w:pPr>
          </w:p>
        </w:tc>
        <w:tc>
          <w:tcPr>
            <w:tcW w:w="4643" w:type="dxa"/>
          </w:tcPr>
          <w:p w14:paraId="2518CFBB" w14:textId="77777777" w:rsidR="00DD3A45" w:rsidRPr="009A49D9" w:rsidRDefault="00DD3A45" w:rsidP="00C637CC">
            <w:pPr>
              <w:pStyle w:val="SixthHeading"/>
              <w:rPr>
                <w:rFonts w:ascii="Arial" w:hAnsi="Arial" w:cs="Arial"/>
                <w:sz w:val="20"/>
              </w:rPr>
            </w:pPr>
            <w:r w:rsidRPr="009A49D9">
              <w:rPr>
                <w:rFonts w:ascii="Arial" w:hAnsi="Arial" w:cs="Arial"/>
                <w:sz w:val="20"/>
              </w:rPr>
              <w:t>Wednesday September 5</w:t>
            </w:r>
            <w:r w:rsidRPr="009A49D9">
              <w:rPr>
                <w:rFonts w:ascii="Arial" w:hAnsi="Arial" w:cs="Arial"/>
                <w:sz w:val="20"/>
                <w:vertAlign w:val="superscript"/>
              </w:rPr>
              <w:t>th</w:t>
            </w:r>
          </w:p>
          <w:p w14:paraId="43E5F09B" w14:textId="77777777" w:rsidR="00DD3A45" w:rsidRPr="009A49D9" w:rsidRDefault="00DD3A45" w:rsidP="00C637CC">
            <w:pPr>
              <w:numPr>
                <w:ilvl w:val="0"/>
                <w:numId w:val="16"/>
              </w:numPr>
              <w:spacing w:after="0"/>
              <w:rPr>
                <w:rFonts w:cs="Arial"/>
                <w:i/>
                <w:sz w:val="20"/>
              </w:rPr>
            </w:pPr>
          </w:p>
        </w:tc>
      </w:tr>
    </w:tbl>
    <w:p w14:paraId="73C9FDBF" w14:textId="6AD86DB8" w:rsidR="00086351" w:rsidRDefault="00086351" w:rsidP="00086351">
      <w:pPr>
        <w:pStyle w:val="Heading1"/>
        <w:numPr>
          <w:ilvl w:val="0"/>
          <w:numId w:val="0"/>
        </w:numPr>
        <w:ind w:left="432"/>
      </w:pPr>
    </w:p>
    <w:p w14:paraId="0BF62E73" w14:textId="77777777" w:rsidR="00086351" w:rsidRDefault="00086351">
      <w:pPr>
        <w:spacing w:after="0"/>
        <w:jc w:val="left"/>
        <w:rPr>
          <w:rFonts w:eastAsiaTheme="majorEastAsia" w:cstheme="majorBidi"/>
          <w:b/>
          <w:bCs/>
          <w:sz w:val="25"/>
          <w:szCs w:val="28"/>
        </w:rPr>
      </w:pPr>
      <w:r>
        <w:br w:type="page"/>
      </w:r>
    </w:p>
    <w:p w14:paraId="73E6730B" w14:textId="77777777" w:rsidR="00086351" w:rsidRDefault="00086351" w:rsidP="00086351">
      <w:pPr>
        <w:pStyle w:val="Heading1"/>
        <w:numPr>
          <w:ilvl w:val="0"/>
          <w:numId w:val="0"/>
        </w:numPr>
        <w:ind w:left="432"/>
      </w:pPr>
    </w:p>
    <w:p w14:paraId="15F98707" w14:textId="77777777" w:rsidR="002E66D8" w:rsidRDefault="00705A3F" w:rsidP="00705A3F">
      <w:pPr>
        <w:pStyle w:val="Heading1"/>
        <w:rPr>
          <w:ins w:id="145" w:author="Xochitl Morgan" w:date="2018-02-23T09:44:00Z"/>
        </w:rPr>
      </w:pPr>
      <w:bookmarkStart w:id="146" w:name="_Toc380999409"/>
      <w:r>
        <w:t>MICR336 Laboratory Class</w:t>
      </w:r>
      <w:bookmarkEnd w:id="146"/>
      <w:r>
        <w:t xml:space="preserve"> </w:t>
      </w:r>
    </w:p>
    <w:p w14:paraId="3151FADF" w14:textId="20BDDF2D" w:rsidR="00A16B73" w:rsidRDefault="00705A3F" w:rsidP="002E66D8">
      <w:pPr>
        <w:pStyle w:val="Heading2"/>
      </w:pPr>
      <w:bookmarkStart w:id="147" w:name="_Toc380999410"/>
      <w:r>
        <w:t>Overview</w:t>
      </w:r>
      <w:bookmarkEnd w:id="147"/>
    </w:p>
    <w:p w14:paraId="5291DDA5" w14:textId="77777777" w:rsidR="00086351" w:rsidRPr="00705A3F" w:rsidRDefault="00086351" w:rsidP="00086351">
      <w:r>
        <w:t xml:space="preserve">In this series of practical exercises, you will learn to sample a microbial community and to </w:t>
      </w:r>
      <w:proofErr w:type="spellStart"/>
      <w:r>
        <w:t>analyse</w:t>
      </w:r>
      <w:proofErr w:type="spellEnd"/>
      <w:r>
        <w:t xml:space="preserve"> microbial sequencing data to understand how quality control affects your results. You should carefully plan your laboratory work and prepare a written record of all the work you have undertaken. </w:t>
      </w:r>
    </w:p>
    <w:p w14:paraId="40F0E6BF" w14:textId="77777777" w:rsidR="00086351" w:rsidRPr="0030379B" w:rsidRDefault="00086351" w:rsidP="00086351"/>
    <w:p w14:paraId="74D10520" w14:textId="77777777" w:rsidR="00086351" w:rsidRPr="00D2142E" w:rsidRDefault="00086351" w:rsidP="00086351">
      <w:r>
        <w:t>Week 1: Bacterial community sampling, DNA extraction, PCR, and quantitation</w:t>
      </w:r>
    </w:p>
    <w:p w14:paraId="11BE915E" w14:textId="77777777" w:rsidR="00086351" w:rsidRDefault="00086351" w:rsidP="00086351"/>
    <w:p w14:paraId="56DB76A0" w14:textId="77777777" w:rsidR="00086351" w:rsidRDefault="00086351" w:rsidP="00086351">
      <w:r>
        <w:t>Week 2: Exercises in quality control and assembly</w:t>
      </w:r>
    </w:p>
    <w:p w14:paraId="3C62A9CC" w14:textId="77777777" w:rsidR="00086351" w:rsidRDefault="00086351" w:rsidP="00086351"/>
    <w:p w14:paraId="3018D080" w14:textId="77777777" w:rsidR="00086351" w:rsidRDefault="00086351" w:rsidP="00086351">
      <w:r>
        <w:t xml:space="preserve">Week 3: Basic </w:t>
      </w:r>
      <w:proofErr w:type="spellStart"/>
      <w:r>
        <w:t>phyloseq</w:t>
      </w:r>
      <w:proofErr w:type="spellEnd"/>
    </w:p>
    <w:p w14:paraId="43038CBA" w14:textId="77777777" w:rsidR="00086351" w:rsidRDefault="00086351" w:rsidP="00086351"/>
    <w:p w14:paraId="7A3A8752" w14:textId="77777777" w:rsidR="00086351" w:rsidRDefault="00086351" w:rsidP="00086351">
      <w:r>
        <w:t xml:space="preserve">Week 4: More advanced </w:t>
      </w:r>
      <w:proofErr w:type="spellStart"/>
      <w:r>
        <w:t>phyloseq</w:t>
      </w:r>
      <w:proofErr w:type="spellEnd"/>
      <w:r>
        <w:t xml:space="preserve"> and statistics</w:t>
      </w:r>
    </w:p>
    <w:p w14:paraId="3194D58B" w14:textId="77777777" w:rsidR="0076324F" w:rsidRDefault="0076324F" w:rsidP="00CD45DC"/>
    <w:p w14:paraId="72D6EB98" w14:textId="77777777" w:rsidR="00EB08CB" w:rsidRDefault="00EB08CB">
      <w:pPr>
        <w:rPr>
          <w:ins w:id="148" w:author="Xochitl Morgan" w:date="2018-02-22T10:57:00Z"/>
        </w:rPr>
      </w:pPr>
      <w:ins w:id="149" w:author="Xochitl Morgan" w:date="2018-02-22T10:56:00Z">
        <w:r>
          <w:t xml:space="preserve">For your laboratory report / assessment, you will receive sequencing data </w:t>
        </w:r>
      </w:ins>
      <w:ins w:id="150" w:author="Xochitl Morgan" w:date="2018-02-22T10:57:00Z">
        <w:r>
          <w:t>and perform an analysis of the microbial community.</w:t>
        </w:r>
      </w:ins>
    </w:p>
    <w:p w14:paraId="6F2C2E47" w14:textId="77777777" w:rsidR="00EB08CB" w:rsidRDefault="00EB08CB">
      <w:pPr>
        <w:rPr>
          <w:ins w:id="151" w:author="Xochitl Morgan" w:date="2018-02-22T10:57:00Z"/>
        </w:rPr>
      </w:pPr>
    </w:p>
    <w:p w14:paraId="35D10FB6" w14:textId="3A19144A" w:rsidR="0076324F" w:rsidRDefault="0076324F">
      <w:r>
        <w:br w:type="page"/>
      </w:r>
    </w:p>
    <w:p w14:paraId="5244B6BC" w14:textId="31233A8B" w:rsidR="00980F7B" w:rsidRDefault="00980F7B" w:rsidP="0076324F">
      <w:pPr>
        <w:pStyle w:val="Heading2"/>
        <w:rPr>
          <w:ins w:id="152" w:author="Xochitl Morgan" w:date="2018-02-23T10:04:00Z"/>
        </w:rPr>
      </w:pPr>
      <w:bookmarkStart w:id="153" w:name="_Toc380999411"/>
      <w:ins w:id="154" w:author="Xochitl Morgan" w:date="2018-02-22T14:47:00Z">
        <w:r>
          <w:t>Week 1</w:t>
        </w:r>
      </w:ins>
      <w:bookmarkEnd w:id="153"/>
    </w:p>
    <w:p w14:paraId="77BEC13A" w14:textId="1EDF13CA" w:rsidR="0056420A" w:rsidRDefault="0056420A" w:rsidP="008F1486">
      <w:pPr>
        <w:rPr>
          <w:ins w:id="155" w:author="Xochitl Morgan" w:date="2018-02-23T10:04:00Z"/>
        </w:rPr>
      </w:pPr>
      <w:ins w:id="156" w:author="Xochitl Morgan" w:date="2018-02-23T10:04:00Z">
        <w:r>
          <w:t xml:space="preserve">This week, on Tuesday you will </w:t>
        </w:r>
      </w:ins>
      <w:ins w:id="157" w:author="Xochitl Morgan" w:date="2018-02-23T10:05:00Z">
        <w:r w:rsidR="000923C4">
          <w:fldChar w:fldCharType="begin"/>
        </w:r>
        <w:r w:rsidR="000923C4">
          <w:instrText xml:space="preserve"> HYPERLINK  \l "_Extraction_of_samples" </w:instrText>
        </w:r>
        <w:r w:rsidR="000923C4">
          <w:fldChar w:fldCharType="separate"/>
        </w:r>
        <w:r w:rsidRPr="000923C4">
          <w:rPr>
            <w:rStyle w:val="Hyperlink"/>
          </w:rPr>
          <w:t>extract DNA from samples</w:t>
        </w:r>
        <w:r w:rsidR="000923C4">
          <w:fldChar w:fldCharType="end"/>
        </w:r>
      </w:ins>
      <w:ins w:id="158" w:author="Xochitl Morgan" w:date="2018-02-23T10:04:00Z">
        <w:r>
          <w:t xml:space="preserve">, </w:t>
        </w:r>
      </w:ins>
      <w:ins w:id="159" w:author="Xochitl Morgan" w:date="2018-02-23T10:06:00Z">
        <w:r w:rsidR="000923C4">
          <w:fldChar w:fldCharType="begin"/>
        </w:r>
        <w:r w:rsidR="000923C4">
          <w:instrText xml:space="preserve"> HYPERLINK  \l "_PCR_amplification_of" </w:instrText>
        </w:r>
        <w:r w:rsidR="000923C4">
          <w:fldChar w:fldCharType="separate"/>
        </w:r>
        <w:r w:rsidRPr="000923C4">
          <w:rPr>
            <w:rStyle w:val="Hyperlink"/>
          </w:rPr>
          <w:t xml:space="preserve">perform a PCR of the 16s </w:t>
        </w:r>
        <w:proofErr w:type="spellStart"/>
        <w:r w:rsidRPr="000923C4">
          <w:rPr>
            <w:rStyle w:val="Hyperlink"/>
          </w:rPr>
          <w:t>rRNA</w:t>
        </w:r>
        <w:proofErr w:type="spellEnd"/>
        <w:r w:rsidRPr="000923C4">
          <w:rPr>
            <w:rStyle w:val="Hyperlink"/>
          </w:rPr>
          <w:t xml:space="preserve"> gene</w:t>
        </w:r>
        <w:r w:rsidR="000923C4">
          <w:fldChar w:fldCharType="end"/>
        </w:r>
      </w:ins>
      <w:ins w:id="160" w:author="Xochitl Morgan" w:date="2018-02-23T10:04:00Z">
        <w:r>
          <w:t xml:space="preserve">, and </w:t>
        </w:r>
      </w:ins>
      <w:ins w:id="161" w:author="Xochitl Morgan" w:date="2018-02-23T10:06:00Z">
        <w:r w:rsidR="000923C4">
          <w:fldChar w:fldCharType="begin"/>
        </w:r>
        <w:r w:rsidR="000923C4">
          <w:instrText xml:space="preserve"> HYPERLINK  \l "_Preparation_of_serial_1" </w:instrText>
        </w:r>
        <w:r w:rsidR="000923C4">
          <w:fldChar w:fldCharType="separate"/>
        </w:r>
        <w:r w:rsidRPr="000923C4">
          <w:rPr>
            <w:rStyle w:val="Hyperlink"/>
          </w:rPr>
          <w:t>prepare a serial dilution</w:t>
        </w:r>
        <w:r w:rsidR="000923C4">
          <w:fldChar w:fldCharType="end"/>
        </w:r>
      </w:ins>
      <w:ins w:id="162" w:author="Xochitl Morgan" w:date="2018-02-23T10:04:00Z">
        <w:r>
          <w:t xml:space="preserve">. On Wednesday you will </w:t>
        </w:r>
      </w:ins>
      <w:ins w:id="163" w:author="Xochitl Morgan" w:date="2018-02-23T10:07:00Z">
        <w:r w:rsidR="000923C4">
          <w:fldChar w:fldCharType="begin"/>
        </w:r>
        <w:r w:rsidR="000923C4">
          <w:instrText xml:space="preserve"> HYPERLINK  \l "_Quantification_of_samples" </w:instrText>
        </w:r>
        <w:r w:rsidR="000923C4">
          <w:fldChar w:fldCharType="separate"/>
        </w:r>
        <w:r w:rsidRPr="000923C4">
          <w:rPr>
            <w:rStyle w:val="Hyperlink"/>
          </w:rPr>
          <w:t>quantify your DNA</w:t>
        </w:r>
        <w:r w:rsidR="000923C4">
          <w:fldChar w:fldCharType="end"/>
        </w:r>
      </w:ins>
      <w:ins w:id="164" w:author="Xochitl Morgan" w:date="2018-02-23T10:04:00Z">
        <w:r>
          <w:t xml:space="preserve">, </w:t>
        </w:r>
      </w:ins>
      <w:ins w:id="165" w:author="Xochitl Morgan" w:date="2018-02-23T10:07:00Z">
        <w:r w:rsidR="000923C4">
          <w:fldChar w:fldCharType="begin"/>
        </w:r>
        <w:r w:rsidR="000923C4">
          <w:instrText xml:space="preserve"> HYPERLINK  \l "_Agarose_gel_electrophoresis" </w:instrText>
        </w:r>
        <w:r w:rsidR="000923C4">
          <w:fldChar w:fldCharType="separate"/>
        </w:r>
        <w:r w:rsidRPr="000923C4">
          <w:rPr>
            <w:rStyle w:val="Hyperlink"/>
          </w:rPr>
          <w:t>run your DNA on an agarose gel</w:t>
        </w:r>
        <w:r w:rsidR="000923C4">
          <w:fldChar w:fldCharType="end"/>
        </w:r>
      </w:ins>
      <w:ins w:id="166" w:author="Xochitl Morgan" w:date="2018-02-23T10:04:00Z">
        <w:r>
          <w:t xml:space="preserve">, and </w:t>
        </w:r>
        <w:commentRangeStart w:id="167"/>
        <w:r>
          <w:t>attend an R workshop.</w:t>
        </w:r>
      </w:ins>
      <w:commentRangeEnd w:id="167"/>
      <w:ins w:id="168" w:author="Xochitl Morgan" w:date="2018-02-23T10:07:00Z">
        <w:r w:rsidR="000923C4">
          <w:rPr>
            <w:rStyle w:val="CommentReference"/>
          </w:rPr>
          <w:commentReference w:id="167"/>
        </w:r>
      </w:ins>
    </w:p>
    <w:p w14:paraId="6C07B911" w14:textId="77777777" w:rsidR="0056420A" w:rsidRPr="0056420A" w:rsidRDefault="0056420A" w:rsidP="008F1486">
      <w:pPr>
        <w:rPr>
          <w:ins w:id="170" w:author="Xochitl Morgan" w:date="2018-02-22T14:47:00Z"/>
        </w:rPr>
      </w:pPr>
    </w:p>
    <w:p w14:paraId="2F89A92F" w14:textId="1B73E964" w:rsidR="00980F7B" w:rsidRDefault="002E66D8" w:rsidP="008F1486">
      <w:pPr>
        <w:pStyle w:val="Heading3"/>
        <w:rPr>
          <w:ins w:id="171" w:author="Xochitl Morgan" w:date="2018-02-22T14:47:00Z"/>
        </w:rPr>
      </w:pPr>
      <w:bookmarkStart w:id="172" w:name="_Toc380999412"/>
      <w:ins w:id="173" w:author="Xochitl Morgan" w:date="2018-02-23T09:44:00Z">
        <w:r>
          <w:t>Essential background</w:t>
        </w:r>
      </w:ins>
      <w:bookmarkEnd w:id="172"/>
    </w:p>
    <w:p w14:paraId="35D626DA" w14:textId="4F2C3CE0" w:rsidR="0076324F" w:rsidRDefault="0076324F" w:rsidP="008F1486">
      <w:pPr>
        <w:pStyle w:val="Heading4"/>
      </w:pPr>
      <w:commentRangeStart w:id="174"/>
      <w:r>
        <w:t xml:space="preserve">A history of 16S </w:t>
      </w:r>
      <w:proofErr w:type="spellStart"/>
      <w:r>
        <w:t>rRNA</w:t>
      </w:r>
      <w:commentRangeEnd w:id="174"/>
      <w:proofErr w:type="spellEnd"/>
      <w:r w:rsidR="000365D9">
        <w:rPr>
          <w:rStyle w:val="CommentReference"/>
          <w:rFonts w:eastAsiaTheme="minorHAnsi" w:cstheme="minorBidi"/>
          <w:b w:val="0"/>
          <w:bCs w:val="0"/>
          <w:i w:val="0"/>
          <w:iCs w:val="0"/>
        </w:rPr>
        <w:commentReference w:id="174"/>
      </w:r>
    </w:p>
    <w:p w14:paraId="51EDCBDC" w14:textId="77777777" w:rsidR="008E56B1" w:rsidRPr="008E56B1" w:rsidRDefault="008E56B1" w:rsidP="008E56B1">
      <w:r w:rsidRPr="008E56B1">
        <w:t xml:space="preserve">Modern microbiology relies on high throughput sequencing and molecular approaches to examine the invisible living world around us. However, early microbial ecologists relied on culture-based approaches to study microbes. With over 1 trillion species predicted to live on Earth </w:t>
      </w:r>
      <w:r w:rsidRPr="008E56B1">
        <w:fldChar w:fldCharType="begin"/>
      </w:r>
      <w:r w:rsidRPr="008E56B1">
        <w:instrText xml:space="preserve"> ADDIN PAPERS2_CITATIONS &lt;citation&gt;&lt;uuid&gt;1025CA90-011F-43B3-8F3A-630F67A8ADEB&lt;/uuid&gt;&lt;priority&gt;0&lt;/priority&gt;&lt;publications&gt;&lt;publication&gt;&lt;uuid&gt;985AA216-E3EB-43FC-A039-B29486720178&lt;/uuid&gt;&lt;volume&gt;113&lt;/volume&gt;&lt;doi&gt;10.1073/pnas.1521291113&lt;/doi&gt;&lt;startpage&gt;5970&lt;/startpage&gt;&lt;publication_date&gt;99201605241200000000222000&lt;/publication_date&gt;&lt;url&gt;http://eutils.ncbi.nlm.nih.gov/entrez/eutils/elink.fcgi?dbfrom=pubmed&amp;amp;id=27140646&amp;amp;retmode=ref&amp;amp;cmd=prlinks&lt;/url&gt;&lt;type&gt;400&lt;/type&gt;&lt;title&gt;Scaling laws predict global microbial diversity.&lt;/title&gt;&lt;location&gt;&amp;lt;!DOCTYPE html&amp;gt;</w:instrText>
      </w:r>
    </w:p>
    <w:p w14:paraId="2AB29290" w14:textId="77777777" w:rsidR="008E56B1" w:rsidRPr="008E56B1" w:rsidRDefault="008E56B1" w:rsidP="008E56B1">
      <w:r w:rsidRPr="008E56B1">
        <w:instrText>&amp;lt;html lang=en&amp;gt;</w:instrText>
      </w:r>
    </w:p>
    <w:p w14:paraId="1FAD5769" w14:textId="77777777" w:rsidR="008E56B1" w:rsidRPr="008E56B1" w:rsidRDefault="008E56B1" w:rsidP="008E56B1">
      <w:r w:rsidRPr="008E56B1">
        <w:instrText xml:space="preserve">  &amp;lt;meta charset=utf-8&amp;gt;</w:instrText>
      </w:r>
    </w:p>
    <w:p w14:paraId="57FF1A5B" w14:textId="77777777" w:rsidR="008E56B1" w:rsidRPr="008E56B1" w:rsidRDefault="008E56B1" w:rsidP="008E56B1">
      <w:r w:rsidRPr="008E56B1">
        <w:instrText xml:space="preserve">  &amp;lt;meta name=viewport content="initial-scale=1, minimum-scale=1, width=device-width"&amp;gt;</w:instrText>
      </w:r>
    </w:p>
    <w:p w14:paraId="70A2EC46" w14:textId="77777777" w:rsidR="008E56B1" w:rsidRPr="008E56B1" w:rsidRDefault="008E56B1" w:rsidP="008E56B1">
      <w:r w:rsidRPr="008E56B1">
        <w:instrText xml:space="preserve">  &amp;lt;title&amp;gt;Error 404 (Not Found)!!1&amp;lt;/title&amp;gt;</w:instrText>
      </w:r>
    </w:p>
    <w:p w14:paraId="354F23C1" w14:textId="77777777" w:rsidR="008E56B1" w:rsidRPr="008E56B1" w:rsidRDefault="008E56B1" w:rsidP="008E56B1">
      <w:r w:rsidRPr="008E56B1">
        <w:instrText xml:space="preserve">  &amp;lt;style&amp;gt;</w:instrText>
      </w:r>
    </w:p>
    <w:p w14:paraId="381B735D" w14:textId="77777777" w:rsidR="008E56B1" w:rsidRPr="008E56B1" w:rsidRDefault="008E56B1" w:rsidP="008E56B1">
      <w:r w:rsidRPr="008E56B1">
        <w:instrText xml:space="preserve">    *{margin:0;padding:0}html,code{font:15px/22px arial,sans-serif}html{background:#fff;color:#222;padding:15px}body{margin:7% auto 0;max-width:390px;min-height:180px;padding:30px 0 15px}* &amp;gt; body{background:url(//www.google.com/images/errors/robot.png) 100% 5px no-repeat;padding-right:205px}p{margin:11px 0 22px;overflow:hidden}ins{color:#777;text-decoration:none}a img{border:0}@media screen and (max-width:772px){body{background:none;margin-top:0;max-width:none;padding-right:0}}#logo{background:url(//www.google.com/images/branding/googlelogo/1x/googlelogo_color_150x54dp.png) no-repeat;margin-left:-5px}@media only screen and (min-resolution:192dpi){#logo{background:url(//www.google.com/images/branding/googlelogo/2x/googlelogo_color_150x54dp.png) no-repeat 0% 0%/100% 100%;-moz-border-image:url(//www.google.com/images/branding/googlelogo/2x/googlelogo_color_150x54dp.png) 0}}@media only screen and (-webkit-min-device-pixel-ratio:2){#logo{background:url(//www.google.com/images/branding/googlelogo/2x/googlelogo_color_150x54dp.png) no-repeat;-webkit-background-size:100% 100%}}#logo{display:inline-block;height:54px;width:150px}</w:instrText>
      </w:r>
    </w:p>
    <w:p w14:paraId="10257EDF" w14:textId="77777777" w:rsidR="008E56B1" w:rsidRPr="008E56B1" w:rsidRDefault="008E56B1" w:rsidP="008E56B1">
      <w:r w:rsidRPr="008E56B1">
        <w:instrText xml:space="preserve">  &amp;lt;/style&amp;gt;</w:instrText>
      </w:r>
    </w:p>
    <w:p w14:paraId="0980DA73" w14:textId="77777777" w:rsidR="008E56B1" w:rsidRPr="008E56B1" w:rsidRDefault="008E56B1" w:rsidP="008E56B1">
      <w:r w:rsidRPr="008E56B1">
        <w:instrText xml:space="preserve">  &amp;lt;a href=//www.google.com/&amp;gt;&amp;lt;span id=logo aria-label=Google&amp;gt;&amp;lt;/span&amp;gt;&amp;lt;/a&amp;gt;</w:instrText>
      </w:r>
    </w:p>
    <w:p w14:paraId="2F49326A" w14:textId="77777777" w:rsidR="008E56B1" w:rsidRPr="008E56B1" w:rsidRDefault="008E56B1" w:rsidP="008E56B1">
      <w:r w:rsidRPr="008E56B1">
        <w:instrText xml:space="preserve">  &amp;lt;p&amp;gt;&amp;lt;b&amp;gt;404.&amp;lt;/b&amp;gt; &amp;lt;ins&amp;gt;That’s an error.&amp;lt;/ins&amp;gt;</w:instrText>
      </w:r>
    </w:p>
    <w:p w14:paraId="261FCEAC" w14:textId="77777777" w:rsidR="008E56B1" w:rsidRPr="008E56B1" w:rsidRDefault="008E56B1" w:rsidP="008E56B1">
      <w:r w:rsidRPr="008E56B1">
        <w:instrText xml:space="preserve">  &amp;lt;p&amp;gt;The requested URL &amp;lt;code&amp;gt;/maps/geo&amp;lt;/code&amp;gt; was not found on this server.  &amp;lt;ins&amp;gt;That’s all we know.&amp;lt;/ins&amp;gt;</w:instrText>
      </w:r>
    </w:p>
    <w:p w14:paraId="2D485EDF" w14:textId="77777777" w:rsidR="008E56B1" w:rsidRPr="008E56B1" w:rsidRDefault="008E56B1" w:rsidP="008E56B1">
      <w:r w:rsidRPr="008E56B1">
        <w:instrText>&lt;/location&gt;&lt;institution&gt;Department of Biology, Indiana University, Bloomington, IN 47405 ken@weecology.org lennonj@indiana.edu.&lt;/institution&gt;&lt;number&gt;21&lt;/number&gt;&lt;subtype&gt;400&lt;/subtype&gt;&lt;endpage&gt;5975&lt;/endpage&gt;&lt;bundle&gt;&lt;publication&gt;&lt;publisher&gt;Proceedings of the …&lt;/publisher&gt;&lt;title&gt;Proceedings of the National Academy of Sciences of the United States of America&lt;/title&gt;&lt;type&gt;-100&lt;/type&gt;&lt;subtype&gt;-100&lt;/subtype&gt;&lt;uuid&gt;FBEDB392-8FE6-4BB3-8E56-5684280B66C5&lt;/uuid&gt;&lt;/publication&gt;&lt;/bundle&gt;&lt;authors&gt;&lt;author&gt;&lt;firstName&gt;Kenneth&lt;/firstName&gt;&lt;middleNames&gt;J&lt;/middleNames&gt;&lt;lastName&gt;Locey&lt;/lastName&gt;&lt;/author&gt;&lt;author&gt;&lt;firstName&gt;Jay&lt;/firstName&gt;&lt;middleNames&gt;T&lt;/middleNames&gt;&lt;lastName&gt;Lennon&lt;/lastName&gt;&lt;/author&gt;&lt;/authors&gt;&lt;/publication&gt;&lt;/publications&gt;&lt;cites&gt;&lt;/cites&gt;&lt;/citation&gt;</w:instrText>
      </w:r>
      <w:r w:rsidRPr="008E56B1">
        <w:fldChar w:fldCharType="separate"/>
      </w:r>
      <w:r w:rsidRPr="008E56B1">
        <w:t>(Locey and Lennon, 2016)</w:t>
      </w:r>
      <w:r w:rsidRPr="008E56B1">
        <w:fldChar w:fldCharType="end"/>
      </w:r>
      <w:r w:rsidRPr="008E56B1">
        <w:t xml:space="preserve"> it was impossible to effectively study large communities or to even detect most microorganisms in nature. This changed when modern leaders in microbial ecology established a unique approach to cataloguing life by using 16S </w:t>
      </w:r>
      <w:proofErr w:type="spellStart"/>
      <w:r w:rsidRPr="008E56B1">
        <w:t>rRNA</w:t>
      </w:r>
      <w:proofErr w:type="spellEnd"/>
      <w:r w:rsidRPr="008E56B1">
        <w:t xml:space="preserve"> or DNA gene sequence analysis </w:t>
      </w:r>
      <w:r w:rsidRPr="008E56B1">
        <w:fldChar w:fldCharType="begin"/>
      </w:r>
      <w:r w:rsidRPr="008E56B1">
        <w:instrText xml:space="preserve"> ADDIN PAPERS2_CITATIONS &lt;citation&gt;&lt;uuid&gt;C2AFF21F-9F3C-468D-8678-F298CAF60CDD&lt;/uuid&gt;&lt;priority&gt;1&lt;/priority&gt;&lt;publications&gt;&lt;publication&gt;&lt;volume&gt;51&lt;/volume&gt;&lt;publication_date&gt;99198706001200000000220000&lt;/publication_date&gt;&lt;number&gt;2&lt;/number&gt;&lt;startpage&gt;221&lt;/startpage&gt;&lt;title&gt;Bacterial evolution.&lt;/title&gt;&lt;uuid&gt;3AD25F65-0E92-4265-91FB-6ACA9606DC0D&lt;/uuid&gt;&lt;subtype&gt;400&lt;/subtype&gt;&lt;endpage&gt;271&lt;/endpage&gt;&lt;type&gt;400&lt;/type&gt;&lt;url&gt;http://eutils.ncbi.nlm.nih.gov/entrez/eutils/elink.fcgi?dbfrom=pubmed&amp;amp;id=2439888&amp;amp;retmode=ref&amp;amp;cmd=prlinks&lt;/url&gt;&lt;bundle&gt;&lt;publication&gt;&lt;publisher&gt;American Society for Microbiology (ASM)&lt;/publisher&gt;&lt;title&gt;Microbiological Reviews&lt;/title&gt;&lt;type&gt;-100&lt;/type&gt;&lt;subtype&gt;-100&lt;/subtype&gt;&lt;uuid&gt;A8B54561-EA6D-42B5-9383-30756D7476FA&lt;/uuid&gt;&lt;/publication&gt;&lt;/bundle&gt;&lt;authors&gt;&lt;author&gt;&lt;firstName&gt;Carl&lt;/firstName&gt;&lt;middleNames&gt;R&lt;/middleNames&gt;&lt;lastName&gt;Woese&lt;/lastName&gt;&lt;/author&gt;&lt;/authors&gt;&lt;/publication&gt;&lt;publication&gt;&lt;volume&gt;276&lt;/volume&gt;&lt;publication_date&gt;99199705021200000000222000&lt;/publication_date&gt;&lt;number&gt;5313&lt;/number&gt;&lt;doi&gt;10.1126/science.276.5313.734&lt;/doi&gt;&lt;startpage&gt;734&lt;/startpage&gt;&lt;title&gt;A Molecular View of Microbial Diversity and the Biosphere&lt;/title&gt;&lt;uuid&gt;8ADE688D-A890-400F-9646-BAAA1960AAB9&lt;/uuid&gt;&lt;subtype&gt;400&lt;/subtype&gt;&lt;endpage&gt;740&lt;/endpage&gt;&lt;type&gt;400&lt;/type&gt;&lt;url&gt;http://www.sciencemag.org/cgi/doi/10.1126/science.276.5313.734&lt;/url&gt;&lt;bundle&gt;&lt;publication&gt;&lt;publisher&gt;American Association for the Advancement of Science&lt;/publisher&gt;&lt;title&gt;Science&lt;/title&gt;&lt;type&gt;-100&lt;/type&gt;&lt;subtype&gt;-100&lt;/subtype&gt;&lt;uuid&gt;F9DA38D9-4F47-46B2-8741-D16FFB3D30E4&lt;/uuid&gt;&lt;/publication&gt;&lt;/bundle&gt;&lt;authors&gt;&lt;author&gt;&lt;firstName&gt;N&lt;/firstName&gt;&lt;middleNames&gt;R&lt;/middleNames&gt;&lt;lastName&gt;Pace&lt;/lastName&gt;&lt;/author&gt;&lt;/authors&gt;&lt;/publication&gt;&lt;/publications&gt;&lt;cites&gt;&lt;/cites&gt;&lt;/citation&gt;</w:instrText>
      </w:r>
      <w:r w:rsidRPr="008E56B1">
        <w:fldChar w:fldCharType="separate"/>
      </w:r>
      <w:r w:rsidRPr="008E56B1">
        <w:t>(Woese, 1987; Pace, 1997)</w:t>
      </w:r>
      <w:r w:rsidRPr="008E56B1">
        <w:fldChar w:fldCharType="end"/>
      </w:r>
      <w:r w:rsidRPr="008E56B1">
        <w:t>. This approach relies on molecular clocks (gene sequences that can be used to track the evolution of organisms) to study microbial communities. Of these clocks, the most studied is the 16S ribosomal RNA gene encoding for a small RNA within the ribosome. Since all living organisms must create proteins, all organisms have ribosomes and hence must carry a copy of this gene. The gene was a useful tool because:</w:t>
      </w:r>
    </w:p>
    <w:p w14:paraId="4C6C684E" w14:textId="77777777" w:rsidR="008E56B1" w:rsidRPr="008E56B1" w:rsidRDefault="008E56B1" w:rsidP="008E56B1">
      <w:pPr>
        <w:numPr>
          <w:ilvl w:val="0"/>
          <w:numId w:val="74"/>
        </w:numPr>
      </w:pPr>
      <w:r w:rsidRPr="008E56B1">
        <w:t xml:space="preserve">Every living creature has at least one copy of the </w:t>
      </w:r>
      <w:proofErr w:type="spellStart"/>
      <w:r w:rsidRPr="008E56B1">
        <w:t>rRNA</w:t>
      </w:r>
      <w:proofErr w:type="spellEnd"/>
      <w:r w:rsidRPr="008E56B1">
        <w:t xml:space="preserve"> gene (16S in prokaryotes or 18S in eukaryotes)</w:t>
      </w:r>
    </w:p>
    <w:p w14:paraId="75EA4343" w14:textId="77777777" w:rsidR="008E56B1" w:rsidRPr="008E56B1" w:rsidRDefault="008E56B1" w:rsidP="008E56B1">
      <w:pPr>
        <w:numPr>
          <w:ilvl w:val="0"/>
          <w:numId w:val="74"/>
        </w:numPr>
      </w:pPr>
      <w:r w:rsidRPr="008E56B1">
        <w:t>The gene encodes a conserved function (ribosomal RNA) across all organisms</w:t>
      </w:r>
    </w:p>
    <w:p w14:paraId="372353C2" w14:textId="77777777" w:rsidR="008E56B1" w:rsidRPr="008E56B1" w:rsidRDefault="008E56B1" w:rsidP="008E56B1">
      <w:pPr>
        <w:numPr>
          <w:ilvl w:val="0"/>
          <w:numId w:val="74"/>
        </w:numPr>
      </w:pPr>
      <w:r w:rsidRPr="008E56B1">
        <w:t>It has both highly-conserved regions (which you can use for targeting primers for PCR) and highly variable regions (which you can use for comparing their evolution and hence assign taxonomy)</w:t>
      </w:r>
    </w:p>
    <w:p w14:paraId="6150FB0A" w14:textId="77777777" w:rsidR="008E56B1" w:rsidRPr="008E56B1" w:rsidRDefault="008E56B1" w:rsidP="008E56B1">
      <w:pPr>
        <w:numPr>
          <w:ilvl w:val="0"/>
          <w:numId w:val="74"/>
        </w:numPr>
      </w:pPr>
      <w:r w:rsidRPr="008E56B1">
        <w:t>It is a large enough sequence to allow evolutionary changes to be recorded.</w:t>
      </w:r>
    </w:p>
    <w:p w14:paraId="7ABB85FF" w14:textId="77777777" w:rsidR="008E56B1" w:rsidRPr="008E56B1" w:rsidRDefault="008E56B1" w:rsidP="008E56B1"/>
    <w:p w14:paraId="07107FE7" w14:textId="77777777" w:rsidR="008E56B1" w:rsidRPr="008E56B1" w:rsidRDefault="008E56B1" w:rsidP="008E56B1">
      <w:r w:rsidRPr="008E56B1">
        <w:tab/>
        <w:t xml:space="preserve">In addition, by targeting DNA instead of attempting to culture individuals we can study both </w:t>
      </w:r>
      <w:proofErr w:type="spellStart"/>
      <w:r w:rsidRPr="008E56B1">
        <w:t>culturable</w:t>
      </w:r>
      <w:proofErr w:type="spellEnd"/>
      <w:r w:rsidRPr="008E56B1">
        <w:t xml:space="preserve"> and </w:t>
      </w:r>
      <w:proofErr w:type="spellStart"/>
      <w:r w:rsidRPr="008E56B1">
        <w:t>unculturable</w:t>
      </w:r>
      <w:proofErr w:type="spellEnd"/>
      <w:r w:rsidRPr="008E56B1">
        <w:t xml:space="preserve">, as well as known vs.. </w:t>
      </w:r>
      <w:proofErr w:type="gramStart"/>
      <w:r w:rsidRPr="008E56B1">
        <w:t>unknown</w:t>
      </w:r>
      <w:proofErr w:type="gramEnd"/>
      <w:r w:rsidRPr="008E56B1">
        <w:t xml:space="preserve"> organisms. Since its first use scientist have amassed millions of sequences that serve as databases listing all detected organisms across the planet</w:t>
      </w:r>
      <w:r w:rsidRPr="008E56B1">
        <w:fldChar w:fldCharType="begin"/>
      </w:r>
      <w:r w:rsidRPr="008E56B1">
        <w:instrText xml:space="preserve"> ADDIN PAPERS2_CITATIONS &lt;citation&gt;&lt;uuid&gt;82710221-D956-402B-B800-A219D26A9ECE&lt;/uuid&gt;&lt;priority&gt;2&lt;/priority&gt;&lt;publications&gt;&lt;publication&gt;&lt;uuid&gt;71F2171D-940C-4DE6-8E96-CE11ACB069E3&lt;/uuid&gt;&lt;volume&gt;1&lt;/volume&gt;&lt;doi&gt;10.1038/nmicrobiol.2016.48&lt;/doi&gt;&lt;startpage&gt;1</w:instrText>
      </w:r>
    </w:p>
    <w:p w14:paraId="1F076290" w14:textId="77777777" w:rsidR="008E56B1" w:rsidRPr="008E56B1" w:rsidRDefault="008E56B1" w:rsidP="008E56B1">
      <w:r w:rsidRPr="008E56B1">
        <w:instrText>&lt;/startpage&gt;&lt;publication_date&gt;99201604111200000000222000&lt;/publication_date&gt;&lt;url&gt;http://dx.doi.org/10.1038/nmicrobiol.2016.48&lt;/url&gt;&lt;type&gt;400&lt;/type&gt;&lt;title&gt;A new view of the tree of life&lt;/title&gt;&lt;publisher&gt;Nature Publishing Group&lt;/publisher&gt;&lt;number&gt;5&lt;/number&gt;&lt;subtype&gt;400&lt;/subtype&gt;&lt;endpage&gt;6</w:instrText>
      </w:r>
    </w:p>
    <w:p w14:paraId="795CF724" w14:textId="77777777" w:rsidR="008E56B1" w:rsidRPr="008E56B1" w:rsidRDefault="008E56B1" w:rsidP="008E56B1">
      <w:r w:rsidRPr="008E56B1">
        <w:instrText>&lt;/endpage&gt;&lt;bundle&gt;&lt;publication&gt;&lt;publisher&gt;Nature Publishing Group&lt;/publisher&gt;&lt;title&gt;Nature Microbiology&lt;/title&gt;&lt;type&gt;-100&lt;/type&gt;&lt;subtype&gt;-100&lt;/subtype&gt;&lt;uuid&gt;CFB294BB-792B-444C-9462-A57D6AF42939&lt;/uuid&gt;&lt;/publication&gt;&lt;/bundle&gt;&lt;authors&gt;&lt;author&gt;&lt;firstName&gt;Laura&lt;/firstName&gt;&lt;middleNames&gt;A&lt;/middleNames&gt;&lt;lastName&gt;Hug&lt;/lastName&gt;&lt;/author&gt;&lt;author&gt;&lt;firstName&gt;Brett&lt;/firstName&gt;&lt;middleNames&gt;J&lt;/middleNames&gt;&lt;lastName&gt;Baker&lt;/lastName&gt;&lt;/author&gt;&lt;author&gt;&lt;firstName&gt;Karthik&lt;/firstName&gt;&lt;lastName&gt;Anantharaman&lt;/lastName&gt;&lt;/author&gt;&lt;author&gt;&lt;firstName&gt;Christopher&lt;/firstName&gt;&lt;middleNames&gt;T&lt;/middleNames&gt;&lt;lastName&gt;Brown&lt;/lastName&gt;&lt;/author&gt;&lt;author&gt;&lt;firstName&gt;Alexander&lt;/firstName&gt;&lt;middleNames&gt;J&lt;/middleNames&gt;&lt;lastName&gt;Probst&lt;/lastName&gt;&lt;/author&gt;&lt;author&gt;&lt;firstName&gt;Cindy&lt;/firstName&gt;&lt;middleNames&gt;J&lt;/middleNames&gt;&lt;lastName&gt;Castelle&lt;/lastName&gt;&lt;/author&gt;&lt;author&gt;&lt;firstName&gt;Cristina&lt;/firstName&gt;&lt;middleNames&gt;N&lt;/middleNames&gt;&lt;lastName&gt;Butterfield&lt;/lastName&gt;&lt;/author&gt;&lt;author&gt;&lt;firstName&gt;Alex&lt;/firstName&gt;&lt;middleNames&gt;W&lt;/middleNames&gt;&lt;lastName&gt;Hernsdorf&lt;/lastName&gt;&lt;/author&gt;&lt;author&gt;&lt;firstName&gt;Yuki&lt;/firstName&gt;&lt;lastName&gt;Amano&lt;/lastName&gt;&lt;/author&gt;&lt;author&gt;&lt;firstName&gt;Kotaro&lt;/firstName&gt;&lt;lastName&gt;Ise&lt;/lastName&gt;&lt;/author&gt;&lt;author&gt;&lt;firstName&gt;Yohey&lt;/firstName&gt;&lt;lastName&gt;Suzuki&lt;/lastName&gt;&lt;/author&gt;&lt;author&gt;&lt;firstName&gt;Natasha&lt;/firstName&gt;&lt;lastName&gt;Dudek&lt;/lastName&gt;&lt;/author&gt;&lt;author&gt;&lt;firstName&gt;David&lt;/firstName&gt;&lt;middleNames&gt;A&lt;/middleNames&gt;&lt;lastName&gt;Relman&lt;/lastName&gt;&lt;/author&gt;&lt;author&gt;&lt;firstName&gt;Kari&lt;/firstName&gt;&lt;middleNames&gt;M&lt;/middleNames&gt;&lt;lastName&gt;Finstad&lt;/lastName&gt;&lt;/author&gt;&lt;author&gt;&lt;firstName&gt;Ronald&lt;/firstName&gt;&lt;lastName&gt;Amundson&lt;/lastName&gt;&lt;/author&gt;&lt;author&gt;&lt;firstName&gt;Brian&lt;/firstName&gt;&lt;middleNames&gt;C&lt;/middleNames&gt;&lt;lastName&gt;Thomas&lt;/lastName&gt;&lt;/author&gt;&lt;author&gt;&lt;firstName&gt;Jillian&lt;/firstName&gt;&lt;middleNames&gt;F&lt;/middleNames&gt;&lt;lastName&gt;Banfield&lt;/lastName&gt;&lt;/author&gt;&lt;/authors&gt;&lt;/publication&gt;&lt;/publications&gt;&lt;cites&gt;&lt;/cites&gt;&lt;/citation&gt;</w:instrText>
      </w:r>
      <w:r w:rsidRPr="008E56B1">
        <w:fldChar w:fldCharType="separate"/>
      </w:r>
      <w:r w:rsidRPr="008E56B1">
        <w:t xml:space="preserve">(Hug </w:t>
      </w:r>
      <w:r w:rsidRPr="008E56B1">
        <w:rPr>
          <w:i/>
          <w:iCs/>
        </w:rPr>
        <w:t>et al.</w:t>
      </w:r>
      <w:r w:rsidRPr="008E56B1">
        <w:t>, 2016)</w:t>
      </w:r>
      <w:r w:rsidRPr="008E56B1">
        <w:fldChar w:fldCharType="end"/>
      </w:r>
      <w:r w:rsidRPr="008E56B1">
        <w:t xml:space="preserve">. These databases (Silva and </w:t>
      </w:r>
      <w:proofErr w:type="spellStart"/>
      <w:r w:rsidRPr="008E56B1">
        <w:t>Greengenes</w:t>
      </w:r>
      <w:proofErr w:type="spellEnd"/>
      <w:r w:rsidRPr="008E56B1">
        <w:t>) allow us to collect DNA and accurately identify who is present in any sample, even if we cannot see, culture or even know these organisms. This has revolutionized our understanding of the diversity and distribution of bacteria, archaea and microbial eukaryotes. However, with increasing information we now rely on ‘big data’ tools to process these large datasets. This lab will provide you with the tools to jump right into this rapidly expanding field.</w:t>
      </w:r>
    </w:p>
    <w:p w14:paraId="7E820F31" w14:textId="77777777" w:rsidR="008E56B1" w:rsidRPr="008E56B1" w:rsidRDefault="008E56B1" w:rsidP="008E56B1"/>
    <w:p w14:paraId="7199F889" w14:textId="77777777" w:rsidR="008E56B1" w:rsidRPr="008E56B1" w:rsidRDefault="008E56B1" w:rsidP="008E56B1">
      <w:r w:rsidRPr="008E56B1">
        <w:fldChar w:fldCharType="begin"/>
      </w:r>
      <w:r w:rsidRPr="008E56B1">
        <w:instrText xml:space="preserve"> ADDIN PAPERS2_CITATIONS &lt;papers2_bibliography/&gt;</w:instrText>
      </w:r>
      <w:r w:rsidRPr="008E56B1">
        <w:fldChar w:fldCharType="separate"/>
      </w:r>
      <w:r w:rsidRPr="008E56B1">
        <w:t xml:space="preserve">Hug LA, Baker BJ, Anantharaman K, Brown CT, Probst AJ, Castelle CJ, </w:t>
      </w:r>
      <w:r w:rsidRPr="008E56B1">
        <w:rPr>
          <w:i/>
          <w:iCs/>
        </w:rPr>
        <w:t>et al.</w:t>
      </w:r>
      <w:r w:rsidRPr="008E56B1">
        <w:t xml:space="preserve"> (2016). A new view of the tree of life. </w:t>
      </w:r>
      <w:r w:rsidRPr="008E56B1">
        <w:rPr>
          <w:i/>
          <w:iCs/>
        </w:rPr>
        <w:t>Nature Microbiology</w:t>
      </w:r>
      <w:r w:rsidRPr="008E56B1">
        <w:t xml:space="preserve"> </w:t>
      </w:r>
      <w:r w:rsidRPr="008E56B1">
        <w:rPr>
          <w:b/>
          <w:bCs/>
        </w:rPr>
        <w:t>1</w:t>
      </w:r>
      <w:r w:rsidRPr="008E56B1">
        <w:t>: 1–6.</w:t>
      </w:r>
    </w:p>
    <w:p w14:paraId="3AE08B72" w14:textId="77777777" w:rsidR="008E56B1" w:rsidRPr="008E56B1" w:rsidRDefault="008E56B1" w:rsidP="008E56B1">
      <w:r w:rsidRPr="008E56B1">
        <w:t xml:space="preserve">Locey KJ, Lennon JT. (2016). Scaling laws predict global microbial diversity. </w:t>
      </w:r>
      <w:r w:rsidRPr="008E56B1">
        <w:rPr>
          <w:i/>
          <w:iCs/>
        </w:rPr>
        <w:t>P Natl Acad Sci Usa</w:t>
      </w:r>
      <w:r w:rsidRPr="008E56B1">
        <w:t xml:space="preserve"> </w:t>
      </w:r>
      <w:r w:rsidRPr="008E56B1">
        <w:rPr>
          <w:b/>
          <w:bCs/>
        </w:rPr>
        <w:t>113</w:t>
      </w:r>
      <w:r w:rsidRPr="008E56B1">
        <w:t>: 5970–5975.</w:t>
      </w:r>
    </w:p>
    <w:p w14:paraId="53525F91" w14:textId="77777777" w:rsidR="008E56B1" w:rsidRPr="008E56B1" w:rsidRDefault="008E56B1" w:rsidP="008E56B1">
      <w:r w:rsidRPr="008E56B1">
        <w:t xml:space="preserve">Pace NR. (1997). A Molecular View of Microbial Diversity and the Biosphere. </w:t>
      </w:r>
      <w:r w:rsidRPr="008E56B1">
        <w:rPr>
          <w:i/>
          <w:iCs/>
        </w:rPr>
        <w:t>Science</w:t>
      </w:r>
      <w:r w:rsidRPr="008E56B1">
        <w:t xml:space="preserve"> </w:t>
      </w:r>
      <w:r w:rsidRPr="008E56B1">
        <w:rPr>
          <w:b/>
          <w:bCs/>
        </w:rPr>
        <w:t>276</w:t>
      </w:r>
      <w:r w:rsidRPr="008E56B1">
        <w:t>: 734–740.</w:t>
      </w:r>
    </w:p>
    <w:p w14:paraId="1A291EA3" w14:textId="77777777" w:rsidR="008E56B1" w:rsidRPr="008E56B1" w:rsidRDefault="008E56B1" w:rsidP="008E56B1">
      <w:r w:rsidRPr="008E56B1">
        <w:t xml:space="preserve">Woese CR. (1987). Bacterial evolution. </w:t>
      </w:r>
      <w:r w:rsidRPr="008E56B1">
        <w:rPr>
          <w:i/>
          <w:iCs/>
        </w:rPr>
        <w:t>Microbiological Reviews</w:t>
      </w:r>
      <w:r w:rsidRPr="008E56B1">
        <w:t xml:space="preserve"> </w:t>
      </w:r>
      <w:r w:rsidRPr="008E56B1">
        <w:rPr>
          <w:b/>
          <w:bCs/>
        </w:rPr>
        <w:t>51</w:t>
      </w:r>
      <w:r w:rsidRPr="008E56B1">
        <w:t>: 221–271.</w:t>
      </w:r>
    </w:p>
    <w:p w14:paraId="1860011F" w14:textId="36890857" w:rsidR="005C4BFA" w:rsidRDefault="008E56B1" w:rsidP="008E56B1">
      <w:r w:rsidRPr="008E56B1">
        <w:fldChar w:fldCharType="end"/>
      </w:r>
    </w:p>
    <w:p w14:paraId="4E760005" w14:textId="2BEE59A7" w:rsidR="000C762C" w:rsidRDefault="000C762C" w:rsidP="000365D9">
      <w:pPr>
        <w:pStyle w:val="Heading4"/>
      </w:pPr>
      <w:r>
        <w:t xml:space="preserve">Important things about working with 16S </w:t>
      </w:r>
      <w:proofErr w:type="spellStart"/>
      <w:r>
        <w:t>rRNA</w:t>
      </w:r>
      <w:proofErr w:type="spellEnd"/>
    </w:p>
    <w:p w14:paraId="167CDD0F" w14:textId="77777777" w:rsidR="008E56B1" w:rsidRPr="008E56B1" w:rsidRDefault="008E56B1" w:rsidP="008E56B1">
      <w:r w:rsidRPr="008E56B1">
        <w:t xml:space="preserve">As stated above, all organisms have ribosomal RNAs. This means that we are constantly surrounded by a cloud of potential contaminants that lurk in the air, your skin and on every surface. Since many reagents in the lab are produced through biotechnology that uses microorganisms, even our reagents can come with ‘free’ extra DNA. To make matters worse, we rely on PCR amplification that makes billions of copies of </w:t>
      </w:r>
      <w:r w:rsidRPr="008E56B1">
        <w:rPr>
          <w:b/>
        </w:rPr>
        <w:t>ANY</w:t>
      </w:r>
      <w:r w:rsidRPr="008E56B1">
        <w:t xml:space="preserve"> 16S genes present, whether it was in your original sample or in one of the many possible contaminants. This means we must be extra careful to prevent any contaminants from making it into our sample, at </w:t>
      </w:r>
      <w:r w:rsidRPr="008E56B1">
        <w:rPr>
          <w:b/>
        </w:rPr>
        <w:t>ALL</w:t>
      </w:r>
      <w:r w:rsidRPr="008E56B1">
        <w:t xml:space="preserve"> stages. Here are a few tips to help you get clean data:</w:t>
      </w:r>
    </w:p>
    <w:p w14:paraId="4F3937BA" w14:textId="77777777" w:rsidR="008E56B1" w:rsidRPr="008E56B1" w:rsidRDefault="008E56B1" w:rsidP="008E56B1"/>
    <w:p w14:paraId="611BCC03" w14:textId="77777777" w:rsidR="008E56B1" w:rsidRPr="008E56B1" w:rsidRDefault="008E56B1" w:rsidP="008E56B1">
      <w:pPr>
        <w:numPr>
          <w:ilvl w:val="0"/>
          <w:numId w:val="75"/>
        </w:numPr>
      </w:pPr>
      <w:r w:rsidRPr="008E56B1">
        <w:rPr>
          <w:b/>
        </w:rPr>
        <w:t>Beware of your surrounding</w:t>
      </w:r>
      <w:r w:rsidRPr="008E56B1">
        <w:t>:</w:t>
      </w:r>
    </w:p>
    <w:p w14:paraId="026E6915" w14:textId="77777777" w:rsidR="008E56B1" w:rsidRPr="008E56B1" w:rsidRDefault="008E56B1" w:rsidP="008E56B1">
      <w:pPr>
        <w:numPr>
          <w:ilvl w:val="1"/>
          <w:numId w:val="75"/>
        </w:numPr>
      </w:pPr>
      <w:proofErr w:type="gramStart"/>
      <w:r w:rsidRPr="008E56B1">
        <w:t>keep</w:t>
      </w:r>
      <w:proofErr w:type="gramEnd"/>
      <w:r w:rsidRPr="008E56B1">
        <w:t xml:space="preserve"> an eye on your pipette tip. You will be surprised how easy it is to brush against things you do not want to touch.</w:t>
      </w:r>
    </w:p>
    <w:p w14:paraId="60C203DF" w14:textId="77777777" w:rsidR="008E56B1" w:rsidRPr="008E56B1" w:rsidRDefault="008E56B1" w:rsidP="008E56B1">
      <w:pPr>
        <w:numPr>
          <w:ilvl w:val="1"/>
          <w:numId w:val="75"/>
        </w:numPr>
      </w:pPr>
      <w:r w:rsidRPr="008E56B1">
        <w:t>Watch when you pipette things from large vessels. If you have to stick your pipette into a bottle and it touches the rim, you have contaminated what’s inside.</w:t>
      </w:r>
    </w:p>
    <w:p w14:paraId="0E1B7987" w14:textId="77777777" w:rsidR="008E56B1" w:rsidRPr="008E56B1" w:rsidRDefault="008E56B1" w:rsidP="008E56B1">
      <w:pPr>
        <w:numPr>
          <w:ilvl w:val="0"/>
          <w:numId w:val="75"/>
        </w:numPr>
        <w:rPr>
          <w:b/>
        </w:rPr>
      </w:pPr>
      <w:r w:rsidRPr="008E56B1">
        <w:rPr>
          <w:b/>
        </w:rPr>
        <w:t>Minimize exposure:</w:t>
      </w:r>
    </w:p>
    <w:p w14:paraId="4F11EFA8" w14:textId="77777777" w:rsidR="008E56B1" w:rsidRPr="008E56B1" w:rsidRDefault="008E56B1" w:rsidP="008E56B1">
      <w:pPr>
        <w:numPr>
          <w:ilvl w:val="1"/>
          <w:numId w:val="75"/>
        </w:numPr>
      </w:pPr>
      <w:r w:rsidRPr="008E56B1">
        <w:t>Only take your pipette tip out of the box when you are ready to use it</w:t>
      </w:r>
    </w:p>
    <w:p w14:paraId="7E23E209" w14:textId="77777777" w:rsidR="008E56B1" w:rsidRPr="008E56B1" w:rsidRDefault="008E56B1" w:rsidP="008E56B1">
      <w:pPr>
        <w:numPr>
          <w:ilvl w:val="1"/>
          <w:numId w:val="75"/>
        </w:numPr>
      </w:pPr>
      <w:r w:rsidRPr="008E56B1">
        <w:t>Only open tubes/bottles/etc. when you are ready to pipette. Close them immediately after you collect your aliquot even if you have to repeat the process.</w:t>
      </w:r>
    </w:p>
    <w:p w14:paraId="41A36396" w14:textId="77777777" w:rsidR="008E56B1" w:rsidRPr="008E56B1" w:rsidRDefault="008E56B1" w:rsidP="008E56B1">
      <w:pPr>
        <w:numPr>
          <w:ilvl w:val="1"/>
          <w:numId w:val="75"/>
        </w:numPr>
      </w:pPr>
      <w:r w:rsidRPr="008E56B1">
        <w:t>Use gloves. It not only protects you, but also your sample.</w:t>
      </w:r>
    </w:p>
    <w:p w14:paraId="3430561F" w14:textId="77777777" w:rsidR="008E56B1" w:rsidRPr="008E56B1" w:rsidRDefault="008E56B1" w:rsidP="008E56B1">
      <w:pPr>
        <w:numPr>
          <w:ilvl w:val="0"/>
          <w:numId w:val="75"/>
        </w:numPr>
      </w:pPr>
      <w:r w:rsidRPr="008E56B1">
        <w:rPr>
          <w:b/>
        </w:rPr>
        <w:t>Be extra clean</w:t>
      </w:r>
      <w:r w:rsidRPr="008E56B1">
        <w:t>:</w:t>
      </w:r>
    </w:p>
    <w:p w14:paraId="3D64BAEE" w14:textId="77777777" w:rsidR="008E56B1" w:rsidRPr="008E56B1" w:rsidRDefault="008E56B1" w:rsidP="008E56B1">
      <w:pPr>
        <w:numPr>
          <w:ilvl w:val="1"/>
          <w:numId w:val="75"/>
        </w:numPr>
      </w:pPr>
      <w:r w:rsidRPr="008E56B1">
        <w:t>Clean all surfaces with bleach &amp; ethanol. Professionals use UV hoods.</w:t>
      </w:r>
    </w:p>
    <w:p w14:paraId="5C6403DE" w14:textId="77777777" w:rsidR="008E56B1" w:rsidRPr="008E56B1" w:rsidRDefault="008E56B1" w:rsidP="008E56B1">
      <w:pPr>
        <w:numPr>
          <w:ilvl w:val="0"/>
          <w:numId w:val="75"/>
        </w:numPr>
        <w:rPr>
          <w:b/>
        </w:rPr>
      </w:pPr>
      <w:r w:rsidRPr="008E56B1">
        <w:rPr>
          <w:b/>
        </w:rPr>
        <w:t>Work fast, but efficiently:</w:t>
      </w:r>
    </w:p>
    <w:p w14:paraId="03F53976" w14:textId="77777777" w:rsidR="008E56B1" w:rsidRPr="008E56B1" w:rsidRDefault="008E56B1" w:rsidP="008E56B1">
      <w:pPr>
        <w:numPr>
          <w:ilvl w:val="1"/>
          <w:numId w:val="75"/>
        </w:numPr>
      </w:pPr>
      <w:r w:rsidRPr="008E56B1">
        <w:t>Key to preventing contamination is working as fast as possible, while avoiding errors. Be organized and know what you are doing before you start.</w:t>
      </w:r>
    </w:p>
    <w:p w14:paraId="71AA273A" w14:textId="77777777" w:rsidR="008E56B1" w:rsidRPr="008E56B1" w:rsidRDefault="008E56B1" w:rsidP="008E56B1">
      <w:pPr>
        <w:numPr>
          <w:ilvl w:val="0"/>
          <w:numId w:val="75"/>
        </w:numPr>
        <w:rPr>
          <w:b/>
        </w:rPr>
      </w:pPr>
      <w:r w:rsidRPr="008E56B1">
        <w:rPr>
          <w:b/>
        </w:rPr>
        <w:t>Sharing is NOT always caring:</w:t>
      </w:r>
    </w:p>
    <w:p w14:paraId="27AFC13A" w14:textId="77777777" w:rsidR="008E56B1" w:rsidRPr="008E56B1" w:rsidRDefault="008E56B1" w:rsidP="008E56B1">
      <w:pPr>
        <w:numPr>
          <w:ilvl w:val="1"/>
          <w:numId w:val="75"/>
        </w:numPr>
      </w:pPr>
      <w:r w:rsidRPr="008E56B1">
        <w:t xml:space="preserve">Only share reagents if instructed to do so. </w:t>
      </w:r>
    </w:p>
    <w:p w14:paraId="1C9489F1" w14:textId="77777777" w:rsidR="008E56B1" w:rsidRPr="008E56B1" w:rsidRDefault="008E56B1" w:rsidP="008E56B1">
      <w:pPr>
        <w:numPr>
          <w:ilvl w:val="0"/>
          <w:numId w:val="75"/>
        </w:numPr>
        <w:rPr>
          <w:b/>
        </w:rPr>
      </w:pPr>
      <w:r w:rsidRPr="008E56B1">
        <w:rPr>
          <w:b/>
        </w:rPr>
        <w:t>Trust, but confirm:</w:t>
      </w:r>
    </w:p>
    <w:p w14:paraId="097C9B0D" w14:textId="77777777" w:rsidR="008E56B1" w:rsidRPr="008E56B1" w:rsidRDefault="008E56B1" w:rsidP="008E56B1">
      <w:pPr>
        <w:numPr>
          <w:ilvl w:val="1"/>
          <w:numId w:val="75"/>
        </w:numPr>
      </w:pPr>
      <w:r w:rsidRPr="008E56B1">
        <w:t>Hopefully you have avoided contamination, but to be certain always include negative controls.</w:t>
      </w:r>
    </w:p>
    <w:p w14:paraId="609ADCE7" w14:textId="77777777" w:rsidR="00FD7262" w:rsidRDefault="00FD7262" w:rsidP="0076324F"/>
    <w:p w14:paraId="044F2816" w14:textId="77777777" w:rsidR="008F1486" w:rsidRDefault="008F1486">
      <w:pPr>
        <w:rPr>
          <w:ins w:id="175" w:author="Xochitl Morgan" w:date="2018-02-23T10:08:00Z"/>
        </w:rPr>
      </w:pPr>
    </w:p>
    <w:p w14:paraId="799F41F6" w14:textId="77777777" w:rsidR="008F1486" w:rsidRDefault="008F1486">
      <w:pPr>
        <w:spacing w:after="0"/>
        <w:jc w:val="left"/>
        <w:rPr>
          <w:ins w:id="176" w:author="Xochitl Morgan" w:date="2018-02-23T10:08:00Z"/>
        </w:rPr>
      </w:pPr>
      <w:ins w:id="177" w:author="Xochitl Morgan" w:date="2018-02-23T10:08:00Z">
        <w:r>
          <w:br w:type="page"/>
        </w:r>
      </w:ins>
    </w:p>
    <w:p w14:paraId="5A44E8B6" w14:textId="77777777" w:rsidR="008F1486" w:rsidRPr="008F1486" w:rsidRDefault="008F1486" w:rsidP="008F1486">
      <w:pPr>
        <w:rPr>
          <w:ins w:id="178" w:author="Xochitl Morgan" w:date="2018-02-23T10:08:00Z"/>
          <w:b/>
        </w:rPr>
      </w:pPr>
      <w:ins w:id="179" w:author="Xochitl Morgan" w:date="2018-02-23T10:08:00Z">
        <w:r w:rsidRPr="008F1486">
          <w:rPr>
            <w:b/>
          </w:rPr>
          <w:t>Tuesday</w:t>
        </w:r>
      </w:ins>
    </w:p>
    <w:p w14:paraId="295E2374" w14:textId="09B39FAC" w:rsidR="00FD7262" w:rsidRDefault="00FD7262" w:rsidP="008F1486">
      <w:pPr>
        <w:pStyle w:val="Heading3"/>
      </w:pPr>
      <w:bookmarkStart w:id="180" w:name="_Toc380999413"/>
      <w:r>
        <w:t>Collection of field specimens</w:t>
      </w:r>
      <w:bookmarkEnd w:id="180"/>
    </w:p>
    <w:p w14:paraId="43D76346" w14:textId="77777777" w:rsidR="003B0DD5" w:rsidRDefault="003B0DD5" w:rsidP="00FD7262"/>
    <w:p w14:paraId="6D122425" w14:textId="703687C3" w:rsidR="00FD7262" w:rsidRDefault="003B0DD5" w:rsidP="003B0DD5">
      <w:r>
        <w:t>Environmental microbiologists often study microbial communities not by culturing specific microbes, but by extracting and sequencing their DNA. In this exercise, you</w:t>
      </w:r>
      <w:r w:rsidR="00047B5F">
        <w:t xml:space="preserve"> </w:t>
      </w:r>
      <w:r w:rsidR="00727342">
        <w:t>and your lab</w:t>
      </w:r>
      <w:r w:rsidR="00047B5F">
        <w:t xml:space="preserve"> partner</w:t>
      </w:r>
      <w:r>
        <w:t xml:space="preserve"> will </w:t>
      </w:r>
      <w:r w:rsidR="00047B5F">
        <w:t xml:space="preserve">be assigned to </w:t>
      </w:r>
      <w:r>
        <w:t xml:space="preserve">collect samples from </w:t>
      </w:r>
      <w:r w:rsidR="008E0659">
        <w:t>two</w:t>
      </w:r>
      <w:r w:rsidR="00047B5F">
        <w:t xml:space="preserve"> of three different types of microbial communities: environmental (soil or water), or human-associated (skin).</w:t>
      </w:r>
      <w:r w:rsidR="008E0659">
        <w:t xml:space="preserve"> You and your partner should extract the same sample types.</w:t>
      </w:r>
      <w:r w:rsidR="00047B5F">
        <w:t xml:space="preserve"> </w:t>
      </w:r>
      <w:r w:rsidR="00FB39A8">
        <w:t xml:space="preserve">You will </w:t>
      </w:r>
      <w:r>
        <w:t xml:space="preserve">extract DNA, and perform a critical step of sequencing library preparation: amplifying the small subunit of the 16S ribosomal </w:t>
      </w:r>
      <w:proofErr w:type="spellStart"/>
      <w:r>
        <w:t>rRNA</w:t>
      </w:r>
      <w:proofErr w:type="spellEnd"/>
      <w:r>
        <w:t xml:space="preserve"> by polymerase chain reaction (PCR). </w:t>
      </w:r>
      <w:r w:rsidR="008E0659">
        <w:t xml:space="preserve"> </w:t>
      </w:r>
    </w:p>
    <w:p w14:paraId="446C09D6" w14:textId="77777777" w:rsidR="003B0DD5" w:rsidRDefault="003B0DD5" w:rsidP="003B0DD5"/>
    <w:p w14:paraId="7FC23E4A" w14:textId="7FAB64ED" w:rsidR="003B0DD5" w:rsidRDefault="003B0DD5" w:rsidP="003B0DD5">
      <w:r>
        <w:t>The goals of this exercise are:</w:t>
      </w:r>
    </w:p>
    <w:p w14:paraId="59DC9E22" w14:textId="77777777" w:rsidR="003B0DD5" w:rsidRDefault="003B0DD5" w:rsidP="003B0DD5"/>
    <w:p w14:paraId="6D4BCB7C" w14:textId="338EF479" w:rsidR="003B0DD5" w:rsidRDefault="003B0DD5" w:rsidP="007C2BC1">
      <w:pPr>
        <w:pStyle w:val="ListParagraph"/>
        <w:numPr>
          <w:ilvl w:val="0"/>
          <w:numId w:val="7"/>
        </w:numPr>
      </w:pPr>
      <w:r>
        <w:t>To learn proper environmental sampling</w:t>
      </w:r>
      <w:r w:rsidR="00016D99">
        <w:t xml:space="preserve"> and metadata collection</w:t>
      </w:r>
      <w:r>
        <w:t xml:space="preserve"> techniques.</w:t>
      </w:r>
    </w:p>
    <w:p w14:paraId="1424DB5F" w14:textId="61A3E418" w:rsidR="000D0428" w:rsidRDefault="000D0428" w:rsidP="007C2BC1">
      <w:pPr>
        <w:pStyle w:val="ListParagraph"/>
        <w:numPr>
          <w:ilvl w:val="0"/>
          <w:numId w:val="7"/>
        </w:numPr>
      </w:pPr>
      <w:r>
        <w:t>To learn to extract DNA from a variety of sample types</w:t>
      </w:r>
    </w:p>
    <w:p w14:paraId="1A2184A3" w14:textId="38960292" w:rsidR="00ED5B23" w:rsidRDefault="00ED5B23" w:rsidP="007C2BC1">
      <w:pPr>
        <w:pStyle w:val="ListParagraph"/>
        <w:numPr>
          <w:ilvl w:val="0"/>
          <w:numId w:val="7"/>
        </w:numPr>
      </w:pPr>
      <w:r>
        <w:t>To compare the accuracy of different DNA quantification methods</w:t>
      </w:r>
    </w:p>
    <w:p w14:paraId="12EA10DF" w14:textId="6DED606C" w:rsidR="00ED5B23" w:rsidRDefault="00ED5B23" w:rsidP="007C2BC1">
      <w:pPr>
        <w:pStyle w:val="ListParagraph"/>
        <w:numPr>
          <w:ilvl w:val="0"/>
          <w:numId w:val="7"/>
        </w:numPr>
      </w:pPr>
      <w:r>
        <w:t xml:space="preserve">To learn to amplify the 16S </w:t>
      </w:r>
      <w:proofErr w:type="spellStart"/>
      <w:r>
        <w:t>rRNA</w:t>
      </w:r>
      <w:proofErr w:type="spellEnd"/>
      <w:r>
        <w:t xml:space="preserve"> gene from an environmental sample</w:t>
      </w:r>
    </w:p>
    <w:p w14:paraId="3FDC71F9" w14:textId="77777777" w:rsidR="00F7651C" w:rsidRDefault="00F7651C" w:rsidP="00F7651C"/>
    <w:p w14:paraId="5203F6CC" w14:textId="7D1FE106" w:rsidR="00A52F12" w:rsidRPr="00A52F12" w:rsidRDefault="00F7651C" w:rsidP="009C17D5">
      <w:pPr>
        <w:shd w:val="clear" w:color="auto" w:fill="D9D9D9"/>
        <w:rPr>
          <w:b/>
          <w:u w:val="single"/>
        </w:rPr>
      </w:pPr>
      <w:r w:rsidRPr="00F7651C">
        <w:rPr>
          <w:u w:val="single"/>
        </w:rPr>
        <w:t>Please discuss and predict before class: Do you think that any sample types (water, human, soil) will be particularly problematic? Why?</w:t>
      </w:r>
      <w:ins w:id="181" w:author="Xochitl Morgan" w:date="2018-02-22T12:47:00Z">
        <w:r w:rsidR="0071367E">
          <w:rPr>
            <w:u w:val="single"/>
          </w:rPr>
          <w:t xml:space="preserve"> </w:t>
        </w:r>
        <w:r w:rsidR="0071367E">
          <w:rPr>
            <w:b/>
            <w:u w:val="single"/>
          </w:rPr>
          <w:t xml:space="preserve"> Write down your answer to this question – you will need to turn it in for this week’s assessment.</w:t>
        </w:r>
      </w:ins>
    </w:p>
    <w:p w14:paraId="65009012" w14:textId="501C55F9" w:rsidR="000D0428" w:rsidRDefault="000D0428"/>
    <w:p w14:paraId="28E3CCC6" w14:textId="4B0145F3" w:rsidR="000D0428" w:rsidRDefault="004236AF" w:rsidP="00516E3B">
      <w:pPr>
        <w:pStyle w:val="Heading4"/>
      </w:pPr>
      <w:ins w:id="182" w:author="Xochitl Morgan" w:date="2018-02-23T09:45:00Z">
        <w:r>
          <w:t xml:space="preserve">Accurate metadata is an essential </w:t>
        </w:r>
      </w:ins>
      <w:ins w:id="183" w:author="Xochitl Morgan" w:date="2018-02-23T09:46:00Z">
        <w:r>
          <w:t>component of sample collection</w:t>
        </w:r>
      </w:ins>
    </w:p>
    <w:p w14:paraId="0BCBC787" w14:textId="1F950097" w:rsidR="00B2299B" w:rsidRPr="00182A00" w:rsidRDefault="00655F3A" w:rsidP="001F54A8">
      <w:r>
        <w:t xml:space="preserve">For each sample you collect, you must record metadata </w:t>
      </w:r>
      <w:r w:rsidR="005B007D">
        <w:t xml:space="preserve">describing the sample. What kind of sample is it? Where and when was it collected? </w:t>
      </w:r>
      <w:r w:rsidR="00971AAA">
        <w:t xml:space="preserve"> </w:t>
      </w:r>
      <w:r w:rsidR="008C4030">
        <w:t xml:space="preserve">If someone else </w:t>
      </w:r>
      <w:r w:rsidR="00971AAA">
        <w:t>wanted to collect an identical sample, could they do so based on the information you provide?</w:t>
      </w:r>
      <w:r w:rsidR="00B2299B">
        <w:t xml:space="preserve"> The NCBI database requires amplicon data to conform to the MIMARKS</w:t>
      </w:r>
      <w:r w:rsidR="00027307">
        <w:t xml:space="preserve"> (Minimum </w:t>
      </w:r>
      <w:proofErr w:type="spellStart"/>
      <w:r w:rsidR="00027307">
        <w:t>InforMation</w:t>
      </w:r>
      <w:proofErr w:type="spellEnd"/>
      <w:r w:rsidR="00027307">
        <w:t xml:space="preserve"> About a </w:t>
      </w:r>
      <w:proofErr w:type="spellStart"/>
      <w:r w:rsidR="00027307">
        <w:t>m</w:t>
      </w:r>
      <w:ins w:id="184" w:author="Xochitl Morgan" w:date="2018-02-22T10:58:00Z">
        <w:r w:rsidR="00AF102A">
          <w:t>a</w:t>
        </w:r>
      </w:ins>
      <w:r w:rsidR="00027307">
        <w:t>RKer</w:t>
      </w:r>
      <w:proofErr w:type="spellEnd"/>
      <w:r w:rsidR="00027307">
        <w:t xml:space="preserve"> Sequence)</w:t>
      </w:r>
      <w:r w:rsidR="00B2299B">
        <w:t xml:space="preserve"> standard </w:t>
      </w:r>
      <w:r w:rsidR="00611DC7">
        <w:fldChar w:fldCharType="begin">
          <w:fldData xml:space="preserve">PEVuZE5vdGU+PENpdGUgRXhjbHVkZVllYXI9IjEiPjxBdXRob3I+WWlsbWF6PC9BdXRob3I+PFll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</w:fldData>
        </w:fldChar>
      </w:r>
      <w:r w:rsidR="00611DC7">
        <w:instrText xml:space="preserve"> ADDIN EN.CITE </w:instrText>
      </w:r>
      <w:r w:rsidR="00611DC7">
        <w:fldChar w:fldCharType="begin">
          <w:fldData xml:space="preserve">PEVuZE5vdGU+PENpdGUgRXhjbHVkZVllYXI9IjEiPjxBdXRob3I+WWlsbWF6PC9BdXRob3I+PFll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</w:fldData>
        </w:fldChar>
      </w:r>
      <w:r w:rsidR="00611DC7">
        <w:instrText xml:space="preserve"> ADDIN EN.CITE.DATA </w:instrText>
      </w:r>
      <w:r w:rsidR="00611DC7">
        <w:fldChar w:fldCharType="end"/>
      </w:r>
      <w:r w:rsidR="00611DC7">
        <w:fldChar w:fldCharType="separate"/>
      </w:r>
      <w:r w:rsidR="00611DC7">
        <w:rPr>
          <w:noProof/>
        </w:rPr>
        <w:t>[1]</w:t>
      </w:r>
      <w:r w:rsidR="00611DC7">
        <w:fldChar w:fldCharType="end"/>
      </w:r>
      <w:r w:rsidR="00B2299B">
        <w:t xml:space="preserve">. This is an excellent metadata template for you to use. </w:t>
      </w:r>
      <w:r w:rsidR="008C4030" w:rsidRPr="00403CA1">
        <w:rPr>
          <w:b/>
          <w:u w:val="single"/>
        </w:rPr>
        <w:t xml:space="preserve">You will fill out a </w:t>
      </w:r>
      <w:proofErr w:type="spellStart"/>
      <w:r w:rsidR="008C4030" w:rsidRPr="00403CA1">
        <w:rPr>
          <w:b/>
          <w:u w:val="single"/>
        </w:rPr>
        <w:t>Mimarks</w:t>
      </w:r>
      <w:proofErr w:type="spellEnd"/>
      <w:r w:rsidR="008C4030" w:rsidRPr="00403CA1">
        <w:rPr>
          <w:b/>
          <w:u w:val="single"/>
        </w:rPr>
        <w:t xml:space="preserve"> template (provided) for the samples you extract today</w:t>
      </w:r>
      <w:r w:rsidR="008C4030" w:rsidRPr="00182A00">
        <w:rPr>
          <w:u w:val="single"/>
        </w:rPr>
        <w:t>.</w:t>
      </w:r>
      <w:r w:rsidR="00182A00">
        <w:rPr>
          <w:u w:val="single"/>
        </w:rPr>
        <w:t xml:space="preserve"> </w:t>
      </w:r>
      <w:r w:rsidR="00182A00">
        <w:t xml:space="preserve"> </w:t>
      </w:r>
      <w:r w:rsidR="007C12CC">
        <w:t>Further detail describing</w:t>
      </w:r>
      <w:r w:rsidR="00182A00">
        <w:t xml:space="preserve"> </w:t>
      </w:r>
      <w:r w:rsidR="007C12CC">
        <w:t xml:space="preserve">the MIMARKS fields is available </w:t>
      </w:r>
      <w:commentRangeStart w:id="185"/>
      <w:r w:rsidR="007C12CC" w:rsidRPr="00D81646">
        <w:rPr>
          <w:highlight w:val="green"/>
        </w:rPr>
        <w:t xml:space="preserve">in </w:t>
      </w:r>
      <w:hyperlink w:anchor="_MIxS_shared_mandatory" w:history="1">
        <w:r w:rsidR="007C12CC" w:rsidRPr="005641CB">
          <w:rPr>
            <w:rStyle w:val="Hyperlink"/>
            <w:b/>
            <w:highlight w:val="green"/>
          </w:rPr>
          <w:t>Appendix 1</w:t>
        </w:r>
        <w:r w:rsidR="007C12CC" w:rsidRPr="005641CB">
          <w:rPr>
            <w:rStyle w:val="Hyperlink"/>
            <w:highlight w:val="green"/>
          </w:rPr>
          <w:t>.</w:t>
        </w:r>
      </w:hyperlink>
      <w:r w:rsidR="007C12CC">
        <w:t xml:space="preserve"> </w:t>
      </w:r>
      <w:commentRangeEnd w:id="185"/>
      <w:r w:rsidR="00A52F12">
        <w:rPr>
          <w:rStyle w:val="CommentReference"/>
        </w:rPr>
        <w:commentReference w:id="185"/>
      </w:r>
    </w:p>
    <w:p w14:paraId="223A5B45" w14:textId="77777777" w:rsidR="006C391C" w:rsidRDefault="006C391C" w:rsidP="001F54A8"/>
    <w:p w14:paraId="4B10D8C1" w14:textId="77777777" w:rsidR="00DB3C39" w:rsidRDefault="006C391C" w:rsidP="00DB3C39">
      <w:pPr>
        <w:keepNext/>
        <w:rPr>
          <w:ins w:id="186" w:author="Xochitl Morgan" w:date="2018-02-22T14:36:00Z"/>
        </w:rPr>
      </w:pPr>
      <w:r>
        <w:rPr>
          <w:noProof/>
        </w:rPr>
        <w:drawing>
          <wp:inline distT="0" distB="0" distL="0" distR="0" wp14:anchorId="5F24528F" wp14:editId="3E449F84">
            <wp:extent cx="5270500" cy="4289376"/>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0500" cy="4289376"/>
                    </a:xfrm>
                    <a:prstGeom prst="rect">
                      <a:avLst/>
                    </a:prstGeom>
                    <a:noFill/>
                    <a:ln>
                      <a:noFill/>
                    </a:ln>
                  </pic:spPr>
                </pic:pic>
              </a:graphicData>
            </a:graphic>
          </wp:inline>
        </w:drawing>
      </w:r>
    </w:p>
    <w:p w14:paraId="33CC2B00" w14:textId="00BD963B" w:rsidR="006C391C" w:rsidRDefault="00DB3C39" w:rsidP="00DB3C39">
      <w:pPr>
        <w:pStyle w:val="Caption"/>
      </w:pPr>
      <w:proofErr w:type="gramStart"/>
      <w:ins w:id="187" w:author="Xochitl Morgan" w:date="2018-02-22T14:36:00Z">
        <w:r>
          <w:t xml:space="preserve">Figure </w:t>
        </w:r>
      </w:ins>
      <w:ins w:id="188" w:author="Xochitl Morgan" w:date="2018-02-23T10:55:00Z">
        <w:r w:rsidR="009358F8">
          <w:fldChar w:fldCharType="begin"/>
        </w:r>
        <w:r w:rsidR="009358F8">
          <w:instrText xml:space="preserve"> SEQ Figure \* ARABIC </w:instrText>
        </w:r>
      </w:ins>
      <w:r w:rsidR="009358F8">
        <w:fldChar w:fldCharType="separate"/>
      </w:r>
      <w:r w:rsidR="00AE3E58">
        <w:rPr>
          <w:noProof/>
        </w:rPr>
        <w:t>1</w:t>
      </w:r>
      <w:ins w:id="189" w:author="Xochitl Morgan" w:date="2018-02-23T10:55:00Z">
        <w:r w:rsidR="009358F8">
          <w:fldChar w:fldCharType="end"/>
        </w:r>
      </w:ins>
      <w:ins w:id="190" w:author="Xochitl Morgan" w:date="2018-02-22T14:36:00Z">
        <w:r>
          <w:t>.</w:t>
        </w:r>
        <w:proofErr w:type="gramEnd"/>
        <w:r>
          <w:t xml:space="preserve"> </w:t>
        </w:r>
        <w:proofErr w:type="gramStart"/>
        <w:r>
          <w:t>Schematic overview of MIMARKS standard.</w:t>
        </w:r>
      </w:ins>
      <w:proofErr w:type="gramEnd"/>
    </w:p>
    <w:p w14:paraId="69A86ADC" w14:textId="7B3479FC" w:rsidR="006C391C" w:rsidRDefault="00C23D2A" w:rsidP="001F54A8">
      <w:proofErr w:type="gramStart"/>
      <w:r>
        <w:t>The MIMARKS standard.</w:t>
      </w:r>
      <w:proofErr w:type="gramEnd"/>
      <w:r>
        <w:t xml:space="preserve"> </w:t>
      </w:r>
      <w:r w:rsidR="006C2DC5">
        <w:t xml:space="preserve">From </w:t>
      </w:r>
      <w:proofErr w:type="spellStart"/>
      <w:r w:rsidR="00AB4325">
        <w:t>Yilmaz</w:t>
      </w:r>
      <w:proofErr w:type="spellEnd"/>
      <w:r w:rsidR="00AB4325">
        <w:t xml:space="preserve"> </w:t>
      </w:r>
      <w:r w:rsidR="00AB4325" w:rsidRPr="00C23D2A">
        <w:rPr>
          <w:i/>
        </w:rPr>
        <w:t>et al</w:t>
      </w:r>
      <w:r w:rsidR="00AB4325">
        <w:t>, Nat</w:t>
      </w:r>
      <w:r>
        <w:t>ure</w:t>
      </w:r>
      <w:r w:rsidR="00AB4325">
        <w:t xml:space="preserve"> Biotech</w:t>
      </w:r>
      <w:r w:rsidR="004A75EE">
        <w:t>no</w:t>
      </w:r>
      <w:r>
        <w:t>logy</w:t>
      </w:r>
      <w:r w:rsidR="00AB4325">
        <w:t xml:space="preserve">, 2011. </w:t>
      </w:r>
    </w:p>
    <w:p w14:paraId="280618B4" w14:textId="77777777" w:rsidR="00215FA9" w:rsidRDefault="00215FA9" w:rsidP="001F54A8"/>
    <w:p w14:paraId="27013E25" w14:textId="22EA7538" w:rsidR="001F54A8" w:rsidRDefault="00516E3B" w:rsidP="009F6633">
      <w:pPr>
        <w:pStyle w:val="Heading4"/>
        <w:rPr>
          <w:ins w:id="191" w:author="Xochitl Morgan" w:date="2018-02-22T12:54:00Z"/>
        </w:rPr>
      </w:pPr>
      <w:ins w:id="192" w:author="Xochitl Morgan" w:date="2018-02-23T09:46:00Z">
        <w:r>
          <w:t>Technical aspects of field sample collection</w:t>
        </w:r>
      </w:ins>
    </w:p>
    <w:p w14:paraId="4DDFE701" w14:textId="325A3F8E" w:rsidR="00671CF3" w:rsidRDefault="00671CF3" w:rsidP="00756488">
      <w:pPr>
        <w:rPr>
          <w:ins w:id="193" w:author="Xochitl Morgan" w:date="2018-02-22T12:58:00Z"/>
        </w:rPr>
      </w:pPr>
      <w:ins w:id="194" w:author="Xochitl Morgan" w:date="2018-02-22T12:54:00Z">
        <w:r>
          <w:t xml:space="preserve">In addition to recording your sample metadata accurately, it is very important to avoid contamination of your sample during collection. This is because </w:t>
        </w:r>
      </w:ins>
      <w:ins w:id="195" w:author="Xochitl Morgan" w:date="2018-02-22T12:55:00Z">
        <w:r>
          <w:t xml:space="preserve">every surface you can think of is covered with bacteria, </w:t>
        </w:r>
      </w:ins>
      <w:ins w:id="196" w:author="Xochitl Morgan" w:date="2018-02-22T12:56:00Z">
        <w:r>
          <w:t xml:space="preserve">and the primers we are using to amplify the 16S </w:t>
        </w:r>
        <w:proofErr w:type="spellStart"/>
        <w:r>
          <w:t>rRNA</w:t>
        </w:r>
        <w:proofErr w:type="spellEnd"/>
        <w:r>
          <w:t xml:space="preserve"> gene are universal to bacteria. </w:t>
        </w:r>
      </w:ins>
      <w:ins w:id="197" w:author="Xochitl Morgan" w:date="2018-02-22T12:57:00Z">
        <w:r>
          <w:t xml:space="preserve">Since we carry out 16S </w:t>
        </w:r>
        <w:proofErr w:type="spellStart"/>
        <w:r>
          <w:t>rRNA</w:t>
        </w:r>
        <w:proofErr w:type="spellEnd"/>
        <w:r>
          <w:t xml:space="preserve"> sequencing to answer questions such as “What bacteria are present in my nose?</w:t>
        </w:r>
      </w:ins>
      <w:ins w:id="198" w:author="Xochitl Morgan" w:date="2018-02-22T12:58:00Z">
        <w:r>
          <w:t>” and “how are my nose bacteria different from my hand bacteria?</w:t>
        </w:r>
        <w:proofErr w:type="gramStart"/>
        <w:r>
          <w:t>”,</w:t>
        </w:r>
        <w:proofErr w:type="gramEnd"/>
        <w:r>
          <w:t xml:space="preserve"> it is essential not to contaminate your sample with DNA from another environment. For this reason, you should always wear gloves when sampling, collect your samples with sterile tools, place your samples into sterile collection tubes</w:t>
        </w:r>
        <w:r w:rsidR="00756488">
          <w:t>, and avoid cross-contamination.</w:t>
        </w:r>
      </w:ins>
    </w:p>
    <w:p w14:paraId="004A15DE" w14:textId="77777777" w:rsidR="00671CF3" w:rsidRPr="00671CF3" w:rsidRDefault="00671CF3" w:rsidP="00756488">
      <w:pPr>
        <w:rPr>
          <w:ins w:id="199" w:author="Xochitl Morgan" w:date="2018-02-22T12:56:00Z"/>
        </w:rPr>
      </w:pPr>
    </w:p>
    <w:p w14:paraId="4B4508B2" w14:textId="75D3CE77" w:rsidR="00756488" w:rsidRDefault="003B04B6" w:rsidP="009F6633">
      <w:pPr>
        <w:pStyle w:val="Heading5"/>
        <w:rPr>
          <w:ins w:id="200" w:author="Xochitl Morgan" w:date="2018-02-22T13:00:00Z"/>
        </w:rPr>
      </w:pPr>
      <w:r>
        <w:t>Water</w:t>
      </w:r>
      <w:r w:rsidR="00FB55F3">
        <w:t xml:space="preserve"> sampl</w:t>
      </w:r>
      <w:r w:rsidR="00516C49">
        <w:t>es</w:t>
      </w:r>
    </w:p>
    <w:p w14:paraId="4212C0E7" w14:textId="77777777" w:rsidR="00CC0519" w:rsidRDefault="00C627E5" w:rsidP="00C627E5">
      <w:pPr>
        <w:rPr>
          <w:ins w:id="201" w:author="Xochitl Morgan" w:date="2018-02-22T13:02:00Z"/>
        </w:rPr>
      </w:pPr>
      <w:r>
        <w:t xml:space="preserve">One of the sample types available for DNA extraction today is water from the </w:t>
      </w:r>
      <w:proofErr w:type="spellStart"/>
      <w:r>
        <w:t>Leith</w:t>
      </w:r>
      <w:proofErr w:type="spellEnd"/>
      <w:r>
        <w:t xml:space="preserve"> River. </w:t>
      </w:r>
      <w:ins w:id="202" w:author="Xochitl Morgan" w:date="2018-02-22T13:01:00Z">
        <w:r w:rsidR="00756488">
          <w:t>Due to time constraints and safety reasons,</w:t>
        </w:r>
      </w:ins>
      <w:r>
        <w:t xml:space="preserve"> the samples have been collected for you and are available to extract</w:t>
      </w:r>
      <w:ins w:id="203" w:author="Xochitl Morgan" w:date="2018-02-22T13:01:00Z">
        <w:r w:rsidR="00756488">
          <w:t xml:space="preserve"> today. A</w:t>
        </w:r>
      </w:ins>
      <w:r>
        <w:t xml:space="preserve"> video of the sampling process </w:t>
      </w:r>
      <w:ins w:id="204" w:author="Xochitl Morgan" w:date="2018-02-22T13:01:00Z">
        <w:r w:rsidR="00756488">
          <w:t xml:space="preserve">is available </w:t>
        </w:r>
      </w:ins>
      <w:r>
        <w:t xml:space="preserve">at </w:t>
      </w:r>
      <w:commentRangeStart w:id="205"/>
      <w:r w:rsidRPr="00C627E5">
        <w:rPr>
          <w:highlight w:val="green"/>
        </w:rPr>
        <w:t>*****</w:t>
      </w:r>
      <w:r>
        <w:t>.</w:t>
      </w:r>
      <w:commentRangeEnd w:id="205"/>
      <w:r w:rsidR="00756488">
        <w:rPr>
          <w:rStyle w:val="CommentReference"/>
        </w:rPr>
        <w:commentReference w:id="205"/>
      </w:r>
      <w:r>
        <w:t xml:space="preserve"> </w:t>
      </w:r>
    </w:p>
    <w:p w14:paraId="016BA502" w14:textId="77777777" w:rsidR="00CC0519" w:rsidRDefault="00CC0519" w:rsidP="00C627E5">
      <w:pPr>
        <w:rPr>
          <w:ins w:id="206" w:author="Xochitl Morgan" w:date="2018-02-22T13:02:00Z"/>
        </w:rPr>
      </w:pPr>
    </w:p>
    <w:p w14:paraId="3C853AB2" w14:textId="58657D4F" w:rsidR="00CC0519" w:rsidRDefault="00CC0519" w:rsidP="00753F50">
      <w:pPr>
        <w:rPr>
          <w:ins w:id="207" w:author="Xochitl Morgan" w:date="2018-02-22T13:05:00Z"/>
        </w:rPr>
      </w:pPr>
      <w:r>
        <w:t xml:space="preserve">All water samples were collected from the </w:t>
      </w:r>
      <w:proofErr w:type="spellStart"/>
      <w:r>
        <w:t>Leith</w:t>
      </w:r>
      <w:proofErr w:type="spellEnd"/>
      <w:r>
        <w:t xml:space="preserve"> River in front of the clock tower</w:t>
      </w:r>
      <w:ins w:id="208" w:author="Xochitl Morgan" w:date="2018-02-22T13:05:00Z">
        <w:r>
          <w:t xml:space="preserve">. </w:t>
        </w:r>
        <w:r>
          <w:rPr>
            <w:rFonts w:eastAsiaTheme="minorEastAsia" w:cs="Arial"/>
          </w:rPr>
          <w:t xml:space="preserve">Prior to collecting the samples, all equipment </w:t>
        </w:r>
        <w:r w:rsidRPr="00D6105B">
          <w:rPr>
            <w:rFonts w:eastAsiaTheme="minorEastAsia" w:cs="Arial"/>
          </w:rPr>
          <w:t xml:space="preserve">(bottles, </w:t>
        </w:r>
        <w:r>
          <w:rPr>
            <w:rFonts w:eastAsiaTheme="minorEastAsia" w:cs="Arial"/>
          </w:rPr>
          <w:t xml:space="preserve">filtration device </w:t>
        </w:r>
        <w:r w:rsidRPr="00D6105B">
          <w:rPr>
            <w:rFonts w:eastAsiaTheme="minorEastAsia" w:cs="Arial"/>
          </w:rPr>
          <w:t xml:space="preserve">etc.) </w:t>
        </w:r>
        <w:r>
          <w:rPr>
            <w:rFonts w:eastAsiaTheme="minorEastAsia" w:cs="Arial"/>
          </w:rPr>
          <w:t xml:space="preserve">was rinsed in </w:t>
        </w:r>
        <w:commentRangeStart w:id="209"/>
        <w:r>
          <w:rPr>
            <w:rFonts w:eastAsiaTheme="minorEastAsia" w:cs="Arial"/>
          </w:rPr>
          <w:t xml:space="preserve">diluted </w:t>
        </w:r>
        <w:proofErr w:type="spellStart"/>
        <w:r>
          <w:rPr>
            <w:rFonts w:eastAsiaTheme="minorEastAsia" w:cs="Arial"/>
          </w:rPr>
          <w:t>HCl</w:t>
        </w:r>
        <w:proofErr w:type="spellEnd"/>
        <w:r>
          <w:rPr>
            <w:rFonts w:eastAsiaTheme="minorEastAsia" w:cs="Arial"/>
          </w:rPr>
          <w:t xml:space="preserve">, </w:t>
        </w:r>
        <w:commentRangeEnd w:id="209"/>
        <w:r>
          <w:rPr>
            <w:rStyle w:val="CommentReference"/>
          </w:rPr>
          <w:commentReference w:id="209"/>
        </w:r>
        <w:r>
          <w:rPr>
            <w:rFonts w:eastAsiaTheme="minorEastAsia" w:cs="Arial"/>
          </w:rPr>
          <w:t xml:space="preserve">followed by sterile </w:t>
        </w:r>
        <w:proofErr w:type="spellStart"/>
        <w:r w:rsidRPr="00D6105B">
          <w:rPr>
            <w:rFonts w:eastAsiaTheme="minorEastAsia" w:cs="Arial"/>
          </w:rPr>
          <w:t>MilliQ</w:t>
        </w:r>
        <w:proofErr w:type="spellEnd"/>
        <w:r>
          <w:rPr>
            <w:rFonts w:eastAsiaTheme="minorEastAsia" w:cs="Arial"/>
          </w:rPr>
          <w:t xml:space="preserve"> H</w:t>
        </w:r>
        <w:r w:rsidRPr="00EA5085">
          <w:rPr>
            <w:rFonts w:eastAsiaTheme="minorEastAsia" w:cs="Arial"/>
            <w:vertAlign w:val="subscript"/>
          </w:rPr>
          <w:t>2</w:t>
        </w:r>
        <w:r>
          <w:rPr>
            <w:rFonts w:eastAsiaTheme="minorEastAsia" w:cs="Arial"/>
          </w:rPr>
          <w:t>O and allowed to dry. Before collecting the samples, bottles were flushed 3 times with the sample (</w:t>
        </w:r>
        <w:proofErr w:type="spellStart"/>
        <w:r>
          <w:rPr>
            <w:rFonts w:eastAsiaTheme="minorEastAsia" w:cs="Arial"/>
          </w:rPr>
          <w:t>ie</w:t>
        </w:r>
        <w:proofErr w:type="spellEnd"/>
        <w:r>
          <w:rPr>
            <w:rFonts w:eastAsiaTheme="minorEastAsia" w:cs="Arial"/>
          </w:rPr>
          <w:t xml:space="preserve"> river water).  Water samples were collected and filtered onto 0.22 µm filters. Filters were then folded</w:t>
        </w:r>
        <w:r w:rsidRPr="00D6105B">
          <w:rPr>
            <w:rFonts w:eastAsiaTheme="minorEastAsia" w:cs="Arial"/>
          </w:rPr>
          <w:t xml:space="preserve"> </w:t>
        </w:r>
        <w:r>
          <w:rPr>
            <w:rFonts w:eastAsiaTheme="minorEastAsia" w:cs="Arial"/>
          </w:rPr>
          <w:t>with clean forceps into</w:t>
        </w:r>
        <w:r w:rsidRPr="00D6105B">
          <w:rPr>
            <w:rFonts w:eastAsiaTheme="minorEastAsia" w:cs="Arial"/>
          </w:rPr>
          <w:t xml:space="preserve"> </w:t>
        </w:r>
        <w:r>
          <w:rPr>
            <w:rFonts w:eastAsiaTheme="minorEastAsia" w:cs="Arial"/>
          </w:rPr>
          <w:t xml:space="preserve">tubes and frozen at </w:t>
        </w:r>
        <w:r w:rsidRPr="00D6105B">
          <w:rPr>
            <w:rFonts w:eastAsiaTheme="minorEastAsia" w:cs="Arial"/>
          </w:rPr>
          <w:t>-20</w:t>
        </w:r>
        <w:r>
          <w:rPr>
            <w:rFonts w:eastAsiaTheme="minorEastAsia" w:cs="Arial"/>
          </w:rPr>
          <w:t>°C</w:t>
        </w:r>
        <w:r w:rsidRPr="00D6105B">
          <w:rPr>
            <w:rFonts w:eastAsiaTheme="minorEastAsia" w:cs="Arial"/>
          </w:rPr>
          <w:t xml:space="preserve"> </w:t>
        </w:r>
        <w:r>
          <w:rPr>
            <w:rFonts w:eastAsiaTheme="minorEastAsia" w:cs="Arial"/>
          </w:rPr>
          <w:t>for short-term storage or</w:t>
        </w:r>
        <w:r w:rsidRPr="00D6105B">
          <w:rPr>
            <w:rFonts w:eastAsiaTheme="minorEastAsia" w:cs="Arial"/>
          </w:rPr>
          <w:t xml:space="preserve"> -80</w:t>
        </w:r>
        <w:r>
          <w:rPr>
            <w:rFonts w:eastAsiaTheme="minorEastAsia" w:cs="Arial"/>
          </w:rPr>
          <w:t>°C</w:t>
        </w:r>
        <w:r w:rsidRPr="00D6105B">
          <w:rPr>
            <w:rFonts w:eastAsiaTheme="minorEastAsia" w:cs="Arial"/>
          </w:rPr>
          <w:t xml:space="preserve"> for </w:t>
        </w:r>
        <w:r>
          <w:rPr>
            <w:rFonts w:eastAsiaTheme="minorEastAsia" w:cs="Arial"/>
          </w:rPr>
          <w:t>long</w:t>
        </w:r>
      </w:ins>
      <w:ins w:id="211" w:author="Xochitl Morgan" w:date="2018-02-22T13:06:00Z">
        <w:r>
          <w:rPr>
            <w:rFonts w:eastAsiaTheme="minorEastAsia" w:cs="Arial"/>
          </w:rPr>
          <w:t>-</w:t>
        </w:r>
      </w:ins>
      <w:ins w:id="212" w:author="Xochitl Morgan" w:date="2018-02-22T13:05:00Z">
        <w:r>
          <w:rPr>
            <w:rFonts w:eastAsiaTheme="minorEastAsia" w:cs="Arial"/>
          </w:rPr>
          <w:t xml:space="preserve"> term storage.</w:t>
        </w:r>
        <w:r>
          <w:t xml:space="preserve"> Recent weather and appearance of the water are important </w:t>
        </w:r>
        <w:proofErr w:type="gramStart"/>
        <w:r>
          <w:t>metadata which</w:t>
        </w:r>
        <w:proofErr w:type="gramEnd"/>
        <w:r>
          <w:t xml:space="preserve"> were noted at the time of sampling. </w:t>
        </w:r>
      </w:ins>
    </w:p>
    <w:p w14:paraId="04DAE490" w14:textId="2FE5F156" w:rsidR="00756488" w:rsidRPr="00F11A81" w:rsidRDefault="00756488" w:rsidP="00756488">
      <w:pPr>
        <w:rPr>
          <w:ins w:id="213" w:author="Xochitl Morgan" w:date="2018-02-22T13:01:00Z"/>
          <w:rFonts w:eastAsiaTheme="minorEastAsia" w:cs="Arial"/>
        </w:rPr>
      </w:pPr>
      <w:ins w:id="214" w:author="Xochitl Morgan" w:date="2018-02-22T13:01:00Z">
        <w:r>
          <w:t xml:space="preserve">Two water samples have been collected for you using the technique described </w:t>
        </w:r>
      </w:ins>
      <w:ins w:id="215" w:author="Xochitl Morgan" w:date="2018-02-22T13:06:00Z">
        <w:r w:rsidR="00CC0519">
          <w:t>above</w:t>
        </w:r>
      </w:ins>
      <w:ins w:id="216" w:author="Xochitl Morgan" w:date="2018-02-22T13:01:00Z">
        <w:r>
          <w:t xml:space="preserve">; one </w:t>
        </w:r>
      </w:ins>
      <w:ins w:id="217" w:author="Xochitl Morgan" w:date="2018-02-22T13:06:00Z">
        <w:r w:rsidR="00CC0519">
          <w:t>in which</w:t>
        </w:r>
      </w:ins>
      <w:ins w:id="218" w:author="Xochitl Morgan" w:date="2018-02-22T13:01:00Z">
        <w:r>
          <w:t xml:space="preserve"> 50 mL of water </w:t>
        </w:r>
      </w:ins>
      <w:ins w:id="219" w:author="Xochitl Morgan" w:date="2018-02-22T13:06:00Z">
        <w:r w:rsidR="00CC0519">
          <w:t xml:space="preserve">was </w:t>
        </w:r>
      </w:ins>
      <w:ins w:id="220" w:author="Xochitl Morgan" w:date="2018-02-22T13:01:00Z">
        <w:r>
          <w:t xml:space="preserve">passed through a 0.22 </w:t>
        </w:r>
        <w:r>
          <w:rPr>
            <w:rFonts w:eastAsiaTheme="minorEastAsia" w:cs="Arial"/>
          </w:rPr>
          <w:t>µm filter</w:t>
        </w:r>
      </w:ins>
      <w:ins w:id="221" w:author="Xochitl Morgan" w:date="2018-02-22T13:06:00Z">
        <w:r w:rsidR="00CC0519">
          <w:rPr>
            <w:rFonts w:eastAsiaTheme="minorEastAsia" w:cs="Arial"/>
          </w:rPr>
          <w:t>,</w:t>
        </w:r>
      </w:ins>
      <w:ins w:id="222" w:author="Xochitl Morgan" w:date="2018-02-22T13:01:00Z">
        <w:r>
          <w:rPr>
            <w:rFonts w:eastAsiaTheme="minorEastAsia" w:cs="Arial"/>
          </w:rPr>
          <w:t xml:space="preserve"> and the second </w:t>
        </w:r>
      </w:ins>
      <w:ins w:id="223" w:author="Xochitl Morgan" w:date="2018-02-22T13:06:00Z">
        <w:r w:rsidR="00CC0519">
          <w:rPr>
            <w:rFonts w:eastAsiaTheme="minorEastAsia" w:cs="Arial"/>
          </w:rPr>
          <w:t xml:space="preserve">in </w:t>
        </w:r>
      </w:ins>
      <w:ins w:id="224" w:author="Xochitl Morgan" w:date="2018-02-22T13:01:00Z">
        <w:r>
          <w:rPr>
            <w:rFonts w:eastAsiaTheme="minorEastAsia" w:cs="Arial"/>
          </w:rPr>
          <w:t xml:space="preserve">which </w:t>
        </w:r>
        <w:r>
          <w:t xml:space="preserve">1000 mL of water </w:t>
        </w:r>
      </w:ins>
      <w:ins w:id="225" w:author="Xochitl Morgan" w:date="2018-02-22T13:07:00Z">
        <w:r w:rsidR="00CC0519">
          <w:t xml:space="preserve">was passed through a 0.22 </w:t>
        </w:r>
        <w:r w:rsidR="00CC0519">
          <w:rPr>
            <w:rFonts w:eastAsiaTheme="minorEastAsia" w:cs="Arial"/>
          </w:rPr>
          <w:t>µm filter</w:t>
        </w:r>
        <w:r w:rsidR="00CC0519">
          <w:t>. If you choose “water” as a sample type, please extract a piece of filter from both of these:</w:t>
        </w:r>
      </w:ins>
      <w:ins w:id="226" w:author="Xochitl Morgan" w:date="2018-02-22T13:01:00Z">
        <w:r>
          <w:t xml:space="preserve"> </w:t>
        </w:r>
      </w:ins>
    </w:p>
    <w:p w14:paraId="5C7F0D2D" w14:textId="77777777" w:rsidR="00756488" w:rsidRPr="00246CCF" w:rsidRDefault="00756488" w:rsidP="00756488">
      <w:pPr>
        <w:pStyle w:val="ListParagraph"/>
        <w:numPr>
          <w:ilvl w:val="0"/>
          <w:numId w:val="24"/>
        </w:numPr>
        <w:rPr>
          <w:ins w:id="227" w:author="Xochitl Morgan" w:date="2018-02-22T13:01:00Z"/>
        </w:rPr>
      </w:pPr>
      <w:ins w:id="228" w:author="Xochitl Morgan" w:date="2018-02-22T13:01:00Z">
        <w:r>
          <w:t xml:space="preserve">50 mL of water filtered onto a 0.22 </w:t>
        </w:r>
        <w:r>
          <w:rPr>
            <w:rFonts w:eastAsiaTheme="minorEastAsia" w:cs="Arial"/>
          </w:rPr>
          <w:t>µm filter paper</w:t>
        </w:r>
      </w:ins>
    </w:p>
    <w:p w14:paraId="11295F47" w14:textId="77777777" w:rsidR="00756488" w:rsidRPr="00753F50" w:rsidRDefault="00756488" w:rsidP="00756488">
      <w:pPr>
        <w:pStyle w:val="ListParagraph"/>
        <w:numPr>
          <w:ilvl w:val="0"/>
          <w:numId w:val="24"/>
        </w:numPr>
        <w:rPr>
          <w:ins w:id="229" w:author="Xochitl Morgan" w:date="2018-02-22T13:04:00Z"/>
        </w:rPr>
      </w:pPr>
      <w:ins w:id="230" w:author="Xochitl Morgan" w:date="2018-02-22T13:01:00Z">
        <w:r>
          <w:t xml:space="preserve">1000 mL of water filtered onto a 0.22 </w:t>
        </w:r>
        <w:r>
          <w:rPr>
            <w:rFonts w:eastAsiaTheme="minorEastAsia" w:cs="Arial"/>
          </w:rPr>
          <w:t>µm filter paper</w:t>
        </w:r>
      </w:ins>
    </w:p>
    <w:p w14:paraId="3CC91C3C" w14:textId="77777777" w:rsidR="00CC0519" w:rsidRPr="00EA5085" w:rsidRDefault="00CC0519" w:rsidP="00753F50">
      <w:pPr>
        <w:rPr>
          <w:ins w:id="231" w:author="Xochitl Morgan" w:date="2018-02-22T13:01:00Z"/>
        </w:rPr>
      </w:pPr>
    </w:p>
    <w:p w14:paraId="49C4B9C4" w14:textId="54D1BBD8" w:rsidR="000C6120" w:rsidRDefault="000C6120" w:rsidP="00C627E5"/>
    <w:p w14:paraId="1286E7C2" w14:textId="77777777" w:rsidR="00653C08" w:rsidRDefault="00FB55F3" w:rsidP="009F6633">
      <w:pPr>
        <w:pStyle w:val="Heading5"/>
      </w:pPr>
      <w:r>
        <w:t>Soil sample</w:t>
      </w:r>
      <w:r w:rsidR="00516C49">
        <w:t>s</w:t>
      </w:r>
    </w:p>
    <w:p w14:paraId="2A8DECC1" w14:textId="6E63423F" w:rsidR="00653C08" w:rsidRDefault="00653C08" w:rsidP="00653C08">
      <w:pPr>
        <w:pStyle w:val="Heading4"/>
        <w:numPr>
          <w:ilvl w:val="0"/>
          <w:numId w:val="0"/>
        </w:numPr>
        <w:rPr>
          <w:ins w:id="232" w:author="Xochitl Morgan" w:date="2018-02-22T13:09:00Z"/>
          <w:b w:val="0"/>
          <w:i w:val="0"/>
        </w:rPr>
      </w:pPr>
      <w:r>
        <w:rPr>
          <w:b w:val="0"/>
          <w:i w:val="0"/>
        </w:rPr>
        <w:t>The soil sample types available for DNA extraction are clay and non-clay soils</w:t>
      </w:r>
      <w:ins w:id="233" w:author="Xochitl Morgan" w:date="2018-02-22T13:09:00Z">
        <w:r w:rsidR="00753F50">
          <w:rPr>
            <w:b w:val="0"/>
            <w:i w:val="0"/>
          </w:rPr>
          <w:t xml:space="preserve">. These have previously been collected for you to extract. </w:t>
        </w:r>
      </w:ins>
      <w:r>
        <w:rPr>
          <w:b w:val="0"/>
          <w:i w:val="0"/>
        </w:rPr>
        <w:t xml:space="preserve"> If you are assigned to extract soil, please extract </w:t>
      </w:r>
      <w:proofErr w:type="gramStart"/>
      <w:r>
        <w:rPr>
          <w:b w:val="0"/>
          <w:i w:val="0"/>
        </w:rPr>
        <w:t>one clay</w:t>
      </w:r>
      <w:proofErr w:type="gramEnd"/>
      <w:r>
        <w:rPr>
          <w:b w:val="0"/>
          <w:i w:val="0"/>
        </w:rPr>
        <w:t xml:space="preserve"> and one non-clay soil sample. </w:t>
      </w:r>
    </w:p>
    <w:p w14:paraId="38CD6A9D" w14:textId="77777777" w:rsidR="00753F50" w:rsidRDefault="00753F50" w:rsidP="00753F50">
      <w:pPr>
        <w:pStyle w:val="ListParagraph"/>
        <w:numPr>
          <w:ilvl w:val="0"/>
          <w:numId w:val="25"/>
        </w:numPr>
        <w:rPr>
          <w:ins w:id="234" w:author="Xochitl Morgan" w:date="2018-02-22T13:09:00Z"/>
        </w:rPr>
      </w:pPr>
      <w:ins w:id="235" w:author="Xochitl Morgan" w:date="2018-02-22T13:09:00Z">
        <w:r>
          <w:t>Clay (non-campus)</w:t>
        </w:r>
      </w:ins>
    </w:p>
    <w:p w14:paraId="3B7FE92B" w14:textId="77777777" w:rsidR="00753F50" w:rsidRDefault="00753F50" w:rsidP="00753F50">
      <w:pPr>
        <w:pStyle w:val="ListParagraph"/>
        <w:numPr>
          <w:ilvl w:val="0"/>
          <w:numId w:val="25"/>
        </w:numPr>
        <w:rPr>
          <w:ins w:id="236" w:author="Xochitl Morgan" w:date="2018-02-22T13:09:00Z"/>
        </w:rPr>
      </w:pPr>
      <w:ins w:id="237" w:author="Xochitl Morgan" w:date="2018-02-22T13:09:00Z">
        <w:r>
          <w:t>Topsoil (campus)</w:t>
        </w:r>
      </w:ins>
    </w:p>
    <w:p w14:paraId="3520F22F" w14:textId="77777777" w:rsidR="00753F50" w:rsidRDefault="00753F50" w:rsidP="00753F50">
      <w:pPr>
        <w:rPr>
          <w:ins w:id="238" w:author="Xochitl Morgan" w:date="2018-02-22T13:09:00Z"/>
        </w:rPr>
      </w:pPr>
    </w:p>
    <w:p w14:paraId="4BF7CD90" w14:textId="77F0DD35" w:rsidR="00753F50" w:rsidRDefault="00753F50" w:rsidP="00753F50">
      <w:pPr>
        <w:rPr>
          <w:ins w:id="239" w:author="Xochitl Morgan" w:date="2018-02-22T13:09:00Z"/>
        </w:rPr>
      </w:pPr>
      <w:ins w:id="240" w:author="Xochitl Morgan" w:date="2018-02-22T13:09:00Z">
        <w:r>
          <w:t>These samples have been pre-weighed to 200 mg. Metadata describing these samples is available from your demonstrators.</w:t>
        </w:r>
      </w:ins>
    </w:p>
    <w:p w14:paraId="692E1BB7" w14:textId="77777777" w:rsidR="00753F50" w:rsidRPr="00753F50" w:rsidRDefault="00753F50" w:rsidP="00753F50"/>
    <w:p w14:paraId="5E5D9675" w14:textId="77777777" w:rsidR="00653C08" w:rsidRPr="00653C08" w:rsidRDefault="00653C08" w:rsidP="00653C08"/>
    <w:p w14:paraId="2B996AAF" w14:textId="7924D84A" w:rsidR="001F54A8" w:rsidRDefault="00FB55F3" w:rsidP="009F6633">
      <w:pPr>
        <w:pStyle w:val="Heading5"/>
        <w:rPr>
          <w:ins w:id="241" w:author="Xochitl Morgan" w:date="2018-02-22T13:10:00Z"/>
        </w:rPr>
      </w:pPr>
      <w:r>
        <w:t>H</w:t>
      </w:r>
      <w:r w:rsidR="001F54A8">
        <w:t>uman-associated sample</w:t>
      </w:r>
      <w:ins w:id="242" w:author="Xochitl Morgan" w:date="2018-02-23T09:47:00Z">
        <w:r w:rsidR="009F6633">
          <w:t>s</w:t>
        </w:r>
      </w:ins>
    </w:p>
    <w:p w14:paraId="4637AA6B" w14:textId="77777777" w:rsidR="00BA7DC9" w:rsidRDefault="00BA7DC9" w:rsidP="00BA7DC9">
      <w:pPr>
        <w:rPr>
          <w:ins w:id="243" w:author="Xochitl Morgan" w:date="2018-02-22T13:10:00Z"/>
        </w:rPr>
      </w:pPr>
      <w:ins w:id="244" w:author="Xochitl Morgan" w:date="2018-02-22T13:10:00Z">
        <w:r>
          <w:t xml:space="preserve">You will collect two human-associated samples. </w:t>
        </w:r>
      </w:ins>
    </w:p>
    <w:p w14:paraId="6091A16A" w14:textId="77777777" w:rsidR="00BA7DC9" w:rsidRDefault="00BA7DC9" w:rsidP="00BA7DC9">
      <w:pPr>
        <w:pStyle w:val="ListParagraph"/>
        <w:numPr>
          <w:ilvl w:val="0"/>
          <w:numId w:val="26"/>
        </w:numPr>
        <w:rPr>
          <w:ins w:id="245" w:author="Xochitl Morgan" w:date="2018-02-22T13:10:00Z"/>
        </w:rPr>
      </w:pPr>
      <w:ins w:id="246" w:author="Xochitl Morgan" w:date="2018-02-22T13:10:00Z">
        <w:r>
          <w:t>Forearm</w:t>
        </w:r>
      </w:ins>
    </w:p>
    <w:p w14:paraId="4DEA487B" w14:textId="77777777" w:rsidR="00BA7DC9" w:rsidRDefault="00BA7DC9" w:rsidP="00BA7DC9">
      <w:pPr>
        <w:pStyle w:val="ListParagraph"/>
        <w:numPr>
          <w:ilvl w:val="0"/>
          <w:numId w:val="26"/>
        </w:numPr>
        <w:rPr>
          <w:ins w:id="247" w:author="Xochitl Morgan" w:date="2018-02-22T13:10:00Z"/>
        </w:rPr>
      </w:pPr>
      <w:ins w:id="248" w:author="Xochitl Morgan" w:date="2018-02-22T13:10:00Z">
        <w:r>
          <w:t>2. Nasal</w:t>
        </w:r>
      </w:ins>
    </w:p>
    <w:p w14:paraId="01C38E53" w14:textId="77777777" w:rsidR="00BA7DC9" w:rsidRPr="00BA7DC9" w:rsidRDefault="00BA7DC9" w:rsidP="00BA7DC9"/>
    <w:p w14:paraId="41F6F7FC" w14:textId="42E70B05" w:rsidR="00236BA3" w:rsidRDefault="00BA7DC9" w:rsidP="00BF173C">
      <w:ins w:id="249" w:author="Xochitl Morgan" w:date="2018-02-22T13:10:00Z">
        <w:r>
          <w:t>To collect these samples, p</w:t>
        </w:r>
      </w:ins>
      <w:r w:rsidR="00606DDF">
        <w:t>ut on a</w:t>
      </w:r>
      <w:r w:rsidR="00EB69BF">
        <w:t xml:space="preserve"> pair of nitrile gloves</w:t>
      </w:r>
      <w:ins w:id="250" w:author="Xochitl Morgan" w:date="2018-02-22T13:10:00Z">
        <w:r>
          <w:t xml:space="preserve">. </w:t>
        </w:r>
      </w:ins>
      <w:r w:rsidR="00606DDF">
        <w:t xml:space="preserve">Remove a sterile </w:t>
      </w:r>
      <w:r w:rsidR="00924384">
        <w:t xml:space="preserve">Copan </w:t>
      </w:r>
      <w:r w:rsidR="00606DDF">
        <w:t xml:space="preserve">swab from its packet and moisten with sodium chloride </w:t>
      </w:r>
      <w:r w:rsidR="00606DDF" w:rsidRPr="00BA7DC9">
        <w:t>/ Tween buffer (</w:t>
      </w:r>
      <w:r w:rsidR="00606DDF" w:rsidRPr="00BA7DC9">
        <w:rPr>
          <w:rFonts w:eastAsia="Times New Roman" w:cs="Arial"/>
        </w:rPr>
        <w:t xml:space="preserve">0.15 M </w:t>
      </w:r>
      <w:proofErr w:type="spellStart"/>
      <w:r w:rsidR="00606DDF" w:rsidRPr="00BA7DC9">
        <w:rPr>
          <w:rFonts w:eastAsia="Times New Roman" w:cs="Arial"/>
        </w:rPr>
        <w:t>NaCl</w:t>
      </w:r>
      <w:proofErr w:type="spellEnd"/>
      <w:r w:rsidR="00606DDF" w:rsidRPr="00BA7DC9">
        <w:rPr>
          <w:rFonts w:eastAsia="Times New Roman" w:cs="Arial"/>
        </w:rPr>
        <w:t>, 0.1% TWEEN-20)</w:t>
      </w:r>
      <w:r w:rsidR="00606DDF" w:rsidRPr="00BA7DC9">
        <w:t>.</w:t>
      </w:r>
      <w:r w:rsidR="00606DDF">
        <w:t xml:space="preserve">  Use this swab to sample the circumference of your nostril (three times, with moderate (pencil-writing) pressure), </w:t>
      </w:r>
      <w:r w:rsidR="00AE2C56">
        <w:t>and</w:t>
      </w:r>
      <w:r w:rsidR="00606DDF">
        <w:t xml:space="preserve"> your forearm (wrist to elbow, 20 times, with moderate pressure). </w:t>
      </w:r>
      <w:r w:rsidR="00EB69BF">
        <w:t xml:space="preserve"> </w:t>
      </w:r>
      <w:r w:rsidR="00924384">
        <w:t xml:space="preserve">Place the Copan swab in a 1.5 mL tube, and snap off at the </w:t>
      </w:r>
      <w:r w:rsidR="00EA10F6">
        <w:t>base</w:t>
      </w:r>
      <w:r w:rsidR="00924384">
        <w:t xml:space="preserve">. </w:t>
      </w:r>
      <w:commentRangeStart w:id="251"/>
      <w:r w:rsidR="00924384">
        <w:t>Refrigerate</w:t>
      </w:r>
      <w:r w:rsidR="00F42231">
        <w:t xml:space="preserve"> the sample</w:t>
      </w:r>
      <w:r w:rsidR="00924384">
        <w:t xml:space="preserve"> </w:t>
      </w:r>
      <w:ins w:id="252" w:author="Xochitl Morgan" w:date="2018-02-22T13:11:00Z">
        <w:r>
          <w:t>4°C until completing DNA extraction</w:t>
        </w:r>
      </w:ins>
      <w:r w:rsidR="00924384">
        <w:t>.</w:t>
      </w:r>
      <w:r w:rsidR="00EB69BF">
        <w:t xml:space="preserve"> </w:t>
      </w:r>
      <w:commentRangeEnd w:id="251"/>
      <w:r w:rsidR="00AF4E82">
        <w:rPr>
          <w:rStyle w:val="CommentReference"/>
        </w:rPr>
        <w:commentReference w:id="251"/>
      </w:r>
    </w:p>
    <w:p w14:paraId="01B682AA" w14:textId="3A945923" w:rsidR="004C49F8" w:rsidRDefault="00924384" w:rsidP="00BF173C">
      <w:r>
        <w:t xml:space="preserve"> </w:t>
      </w:r>
    </w:p>
    <w:p w14:paraId="51BF52DA" w14:textId="30FC0F13" w:rsidR="004C49F8" w:rsidRDefault="008D5FFE" w:rsidP="004C49F8">
      <w:pPr>
        <w:pStyle w:val="Heading3"/>
        <w:rPr>
          <w:ins w:id="253" w:author="Xochitl Morgan" w:date="2018-02-22T13:13:00Z"/>
        </w:rPr>
      </w:pPr>
      <w:bookmarkStart w:id="254" w:name="_Extraction_of_samples"/>
      <w:bookmarkStart w:id="255" w:name="_Toc380999414"/>
      <w:bookmarkEnd w:id="254"/>
      <w:r>
        <w:t>Extraction of samples</w:t>
      </w:r>
      <w:bookmarkEnd w:id="255"/>
    </w:p>
    <w:p w14:paraId="0CCD01E4" w14:textId="77777777" w:rsidR="00EC0AF0" w:rsidRDefault="00EC0AF0" w:rsidP="00EC0AF0">
      <w:pPr>
        <w:rPr>
          <w:ins w:id="256" w:author="Xochitl Morgan" w:date="2018-02-22T13:13:00Z"/>
        </w:rPr>
      </w:pPr>
      <w:ins w:id="257" w:author="Xochitl Morgan" w:date="2018-02-22T13:13:00Z">
        <w:r>
          <w:t xml:space="preserve">Working in pairs you will learn how to extract genomic DNA from different sample types. </w:t>
        </w:r>
      </w:ins>
    </w:p>
    <w:p w14:paraId="188BF111" w14:textId="16289027" w:rsidR="00EC0AF0" w:rsidRDefault="00EC0AF0" w:rsidP="00EC0AF0">
      <w:pPr>
        <w:rPr>
          <w:ins w:id="258" w:author="Xochitl Morgan" w:date="2018-02-22T13:13:00Z"/>
        </w:rPr>
      </w:pPr>
      <w:ins w:id="259" w:author="Xochitl Morgan" w:date="2018-02-22T13:13:00Z">
        <w:r>
          <w:t xml:space="preserve">One of you will </w:t>
        </w:r>
      </w:ins>
      <w:ins w:id="260" w:author="Xochitl Morgan" w:date="2018-02-22T13:23:00Z">
        <w:r w:rsidR="005F2D52">
          <w:t>receive a</w:t>
        </w:r>
      </w:ins>
      <w:ins w:id="261" w:author="Xochitl Morgan" w:date="2018-02-22T13:13:00Z">
        <w:r>
          <w:t xml:space="preserve"> water sam</w:t>
        </w:r>
        <w:r w:rsidR="005F2D52">
          <w:t>ple and the other a soil sample. E</w:t>
        </w:r>
        <w:r>
          <w:t xml:space="preserve">ach of these sample types </w:t>
        </w:r>
      </w:ins>
      <w:ins w:id="262" w:author="Xochitl Morgan" w:date="2018-02-22T13:23:00Z">
        <w:r w:rsidR="005F2D52">
          <w:t xml:space="preserve">has an associated variable </w:t>
        </w:r>
      </w:ins>
      <w:ins w:id="263" w:author="Xochitl Morgan" w:date="2018-02-22T13:24:00Z">
        <w:r w:rsidR="005F2D52">
          <w:t>–</w:t>
        </w:r>
      </w:ins>
      <w:ins w:id="264" w:author="Xochitl Morgan" w:date="2018-02-22T13:23:00Z">
        <w:r w:rsidR="005F2D52">
          <w:t xml:space="preserve"> either </w:t>
        </w:r>
      </w:ins>
      <w:ins w:id="265" w:author="Xochitl Morgan" w:date="2018-02-22T13:24:00Z">
        <w:r w:rsidR="005F2D52">
          <w:t>volume (mL water filtered) or soil type (clay / non-clay)</w:t>
        </w:r>
      </w:ins>
      <w:ins w:id="266" w:author="Xochitl Morgan" w:date="2018-02-22T13:13:00Z">
        <w:r>
          <w:t xml:space="preserve">. Each person will also collect samples from their nasal passage and forearm to use </w:t>
        </w:r>
      </w:ins>
      <w:ins w:id="267" w:author="Xochitl Morgan" w:date="2018-02-22T13:24:00Z">
        <w:r w:rsidR="005F2D52">
          <w:t>as their</w:t>
        </w:r>
      </w:ins>
      <w:ins w:id="268" w:author="Xochitl Morgan" w:date="2018-02-22T13:13:00Z">
        <w:r>
          <w:t xml:space="preserve"> </w:t>
        </w:r>
      </w:ins>
      <w:ins w:id="269" w:author="Xochitl Morgan" w:date="2018-02-22T13:24:00Z">
        <w:r w:rsidR="00F1179A">
          <w:t xml:space="preserve">two </w:t>
        </w:r>
      </w:ins>
      <w:ins w:id="270" w:author="Xochitl Morgan" w:date="2018-02-22T13:13:00Z">
        <w:r>
          <w:t>human sample</w:t>
        </w:r>
      </w:ins>
      <w:ins w:id="271" w:author="Xochitl Morgan" w:date="2018-02-22T13:24:00Z">
        <w:r w:rsidR="005F2D52">
          <w:t>s</w:t>
        </w:r>
      </w:ins>
      <w:ins w:id="272" w:author="Xochitl Morgan" w:date="2018-02-22T13:13:00Z">
        <w:r>
          <w:t>.</w:t>
        </w:r>
      </w:ins>
    </w:p>
    <w:p w14:paraId="4BABDE1C" w14:textId="77777777" w:rsidR="00EC0AF0" w:rsidRDefault="00EC0AF0" w:rsidP="00EC0AF0">
      <w:pPr>
        <w:rPr>
          <w:ins w:id="273" w:author="Xochitl Morgan" w:date="2018-02-22T13:13:00Z"/>
        </w:rPr>
      </w:pPr>
    </w:p>
    <w:p w14:paraId="1B74B636" w14:textId="77777777" w:rsidR="00EC0AF0" w:rsidRDefault="00EC0AF0" w:rsidP="00EC0AF0">
      <w:pPr>
        <w:rPr>
          <w:ins w:id="274" w:author="Xochitl Morgan" w:date="2018-02-22T13:13:00Z"/>
        </w:rPr>
      </w:pPr>
      <w:ins w:id="275" w:author="Xochitl Morgan" w:date="2018-02-22T13:13:00Z">
        <w:r>
          <w:t>In total each person will extract 4 genomic DNA samples containing either</w:t>
        </w:r>
        <w:proofErr w:type="gramStart"/>
        <w:r>
          <w:t>;</w:t>
        </w:r>
        <w:proofErr w:type="gramEnd"/>
        <w:r>
          <w:t xml:space="preserve"> </w:t>
        </w:r>
      </w:ins>
    </w:p>
    <w:p w14:paraId="677EE784" w14:textId="77777777" w:rsidR="00EC0AF0" w:rsidRDefault="00EC0AF0" w:rsidP="00EC0AF0">
      <w:pPr>
        <w:rPr>
          <w:ins w:id="276" w:author="Xochitl Morgan" w:date="2018-02-22T13:13:00Z"/>
        </w:rPr>
      </w:pPr>
      <w:ins w:id="277" w:author="Xochitl Morgan" w:date="2018-02-22T13:13:00Z">
        <w:r>
          <w:t xml:space="preserve">Person 1: human (1. Forearm/2. Nasal) and soil (1. Clay/2. Topsoil) or </w:t>
        </w:r>
      </w:ins>
    </w:p>
    <w:p w14:paraId="3AAFC9C5" w14:textId="04DC4BAF" w:rsidR="004B3593" w:rsidRDefault="00EC0AF0" w:rsidP="00EC0AF0">
      <w:pPr>
        <w:rPr>
          <w:ins w:id="278" w:author="Xochitl Morgan" w:date="2018-02-22T13:13:00Z"/>
        </w:rPr>
      </w:pPr>
      <w:ins w:id="279" w:author="Xochitl Morgan" w:date="2018-02-22T13:13:00Z">
        <w:r>
          <w:t>Person 2: human (1. Forearm/2. Nasal) and water (1. 50 mL filter/2. 1000 mL filter)</w:t>
        </w:r>
      </w:ins>
    </w:p>
    <w:p w14:paraId="641BE0F8" w14:textId="77777777" w:rsidR="003A420B" w:rsidRPr="00137765" w:rsidRDefault="003A420B" w:rsidP="00137765"/>
    <w:p w14:paraId="334F21F3" w14:textId="77777777" w:rsidR="009B602C" w:rsidRDefault="00A334E3" w:rsidP="008D5FFE">
      <w:pPr>
        <w:rPr>
          <w:ins w:id="280" w:author="Xochitl Morgan" w:date="2018-02-22T13:52:00Z"/>
        </w:rPr>
      </w:pPr>
      <w:r>
        <w:t>You will use DNA extraction kits to extract the samples</w:t>
      </w:r>
      <w:ins w:id="281" w:author="Xochitl Morgan" w:date="2018-02-22T13:25:00Z">
        <w:r w:rsidR="00121BE0">
          <w:t xml:space="preserve">, </w:t>
        </w:r>
      </w:ins>
      <w:ins w:id="282" w:author="Xochitl Morgan" w:date="2018-02-22T13:49:00Z">
        <w:r w:rsidR="009B602C">
          <w:fldChar w:fldCharType="begin"/>
        </w:r>
        <w:r w:rsidR="009B602C">
          <w:instrText xml:space="preserve"> HYPERLINK  \l "_Genomic_DNA_Extraction" </w:instrText>
        </w:r>
        <w:r w:rsidR="009B602C">
          <w:fldChar w:fldCharType="separate"/>
        </w:r>
        <w:r w:rsidR="009B602C" w:rsidRPr="009B602C">
          <w:rPr>
            <w:rStyle w:val="Hyperlink"/>
          </w:rPr>
          <w:t>according to the instructions below:</w:t>
        </w:r>
        <w:r w:rsidR="009B602C">
          <w:fldChar w:fldCharType="end"/>
        </w:r>
      </w:ins>
    </w:p>
    <w:p w14:paraId="08C5F7A3" w14:textId="77777777" w:rsidR="009B602C" w:rsidRDefault="009B602C" w:rsidP="008D5FFE">
      <w:pPr>
        <w:rPr>
          <w:ins w:id="283" w:author="Xochitl Morgan" w:date="2018-02-22T13:52:00Z"/>
        </w:rPr>
      </w:pPr>
    </w:p>
    <w:p w14:paraId="2DB9F099" w14:textId="5A834A3A" w:rsidR="009B602C" w:rsidRDefault="009B602C" w:rsidP="009B602C">
      <w:pPr>
        <w:pStyle w:val="Heading4"/>
        <w:rPr>
          <w:ins w:id="284" w:author="Xochitl Morgan" w:date="2018-02-22T13:52:00Z"/>
        </w:rPr>
      </w:pPr>
      <w:ins w:id="285" w:author="Xochitl Morgan" w:date="2018-02-22T13:52:00Z">
        <w:r>
          <w:t>Labeling of tubes</w:t>
        </w:r>
      </w:ins>
    </w:p>
    <w:p w14:paraId="514FE2E4" w14:textId="4C159A8D" w:rsidR="009B602C" w:rsidRDefault="009B602C" w:rsidP="008D5FFE">
      <w:pPr>
        <w:rPr>
          <w:ins w:id="286" w:author="Xochitl Morgan" w:date="2018-02-22T13:56:00Z"/>
        </w:rPr>
      </w:pPr>
      <w:ins w:id="287" w:author="Xochitl Morgan" w:date="2018-02-22T13:53:00Z">
        <w:r>
          <w:t xml:space="preserve">You and your lab partner will produce a large number of tubes today. In order to make labeling quick and easy and to avoid getting tubes mixed up in the centrifuge, please </w:t>
        </w:r>
      </w:ins>
      <w:ins w:id="288" w:author="Xochitl Morgan" w:date="2018-02-22T13:54:00Z">
        <w:r w:rsidR="004023D0">
          <w:t xml:space="preserve">take a moment to decide on a </w:t>
        </w:r>
      </w:ins>
      <w:ins w:id="289" w:author="Xochitl Morgan" w:date="2018-02-22T13:58:00Z">
        <w:r w:rsidR="006B0221">
          <w:t xml:space="preserve">simple </w:t>
        </w:r>
      </w:ins>
      <w:ins w:id="290" w:author="Xochitl Morgan" w:date="2018-02-22T13:54:00Z">
        <w:r w:rsidR="004023D0">
          <w:t>code for each of your samples today</w:t>
        </w:r>
      </w:ins>
      <w:ins w:id="291" w:author="Xochitl Morgan" w:date="2018-02-22T13:56:00Z">
        <w:r w:rsidR="004023D0">
          <w:t xml:space="preserve"> and record it here</w:t>
        </w:r>
      </w:ins>
      <w:ins w:id="292" w:author="Xochitl Morgan" w:date="2018-02-22T13:54:00Z">
        <w:r w:rsidR="004023D0">
          <w:t>:</w:t>
        </w:r>
      </w:ins>
    </w:p>
    <w:p w14:paraId="36851BFC" w14:textId="77777777" w:rsidR="004023D0" w:rsidRDefault="004023D0" w:rsidP="008D5FFE">
      <w:pPr>
        <w:rPr>
          <w:ins w:id="293" w:author="Xochitl Morgan" w:date="2018-02-22T13:54:00Z"/>
        </w:rPr>
      </w:pPr>
    </w:p>
    <w:p w14:paraId="38049A56" w14:textId="583E4C25" w:rsidR="00DB3C39" w:rsidRDefault="00DB3C39" w:rsidP="00DB3C39">
      <w:pPr>
        <w:pStyle w:val="Caption"/>
        <w:keepNext/>
        <w:rPr>
          <w:ins w:id="294" w:author="Xochitl Morgan" w:date="2018-02-22T14:36:00Z"/>
        </w:rPr>
      </w:pPr>
      <w:proofErr w:type="gramStart"/>
      <w:ins w:id="295" w:author="Xochitl Morgan" w:date="2018-02-22T14:36:00Z">
        <w:r>
          <w:t xml:space="preserve">Table </w:t>
        </w:r>
        <w:r>
          <w:fldChar w:fldCharType="begin"/>
        </w:r>
        <w:r>
          <w:instrText xml:space="preserve"> SEQ Table \* ARABIC </w:instrText>
        </w:r>
      </w:ins>
      <w:r>
        <w:fldChar w:fldCharType="separate"/>
      </w:r>
      <w:ins w:id="296" w:author="Xochitl Morgan" w:date="2018-02-23T10:53:00Z">
        <w:r w:rsidR="000F7568">
          <w:rPr>
            <w:noProof/>
          </w:rPr>
          <w:t>2</w:t>
        </w:r>
      </w:ins>
      <w:ins w:id="297" w:author="Xochitl Morgan" w:date="2018-02-22T14:36:00Z">
        <w:r>
          <w:fldChar w:fldCharType="end"/>
        </w:r>
        <w:r>
          <w:t>.</w:t>
        </w:r>
        <w:proofErr w:type="gramEnd"/>
        <w:r>
          <w:t xml:space="preserve"> Your Sample Labels</w:t>
        </w:r>
      </w:ins>
    </w:p>
    <w:tbl>
      <w:tblPr>
        <w:tblStyle w:val="TableGrid"/>
        <w:tblW w:w="0" w:type="auto"/>
        <w:tblLook w:val="04A0" w:firstRow="1" w:lastRow="0" w:firstColumn="1" w:lastColumn="0" w:noHBand="0" w:noVBand="1"/>
      </w:tblPr>
      <w:tblGrid>
        <w:gridCol w:w="1242"/>
        <w:gridCol w:w="1560"/>
        <w:gridCol w:w="1466"/>
        <w:gridCol w:w="1557"/>
        <w:gridCol w:w="1557"/>
      </w:tblGrid>
      <w:tr w:rsidR="004023D0" w14:paraId="53BE5205" w14:textId="77777777" w:rsidTr="008542C6">
        <w:trPr>
          <w:trHeight w:val="851"/>
          <w:ins w:id="298" w:author="Xochitl Morgan" w:date="2018-02-22T13:55:00Z"/>
        </w:trPr>
        <w:tc>
          <w:tcPr>
            <w:tcW w:w="1242" w:type="dxa"/>
          </w:tcPr>
          <w:p w14:paraId="004467D4" w14:textId="1CCAA41A" w:rsidR="004023D0" w:rsidRPr="001D1ECF" w:rsidRDefault="004023D0" w:rsidP="001D1ECF">
            <w:pPr>
              <w:jc w:val="center"/>
              <w:rPr>
                <w:ins w:id="299" w:author="Xochitl Morgan" w:date="2018-02-22T13:55:00Z"/>
                <w:b/>
              </w:rPr>
            </w:pPr>
            <w:ins w:id="300" w:author="Xochitl Morgan" w:date="2018-02-22T13:55:00Z">
              <w:r w:rsidRPr="001D1ECF">
                <w:rPr>
                  <w:b/>
                </w:rPr>
                <w:t>Sample Type</w:t>
              </w:r>
            </w:ins>
          </w:p>
        </w:tc>
        <w:tc>
          <w:tcPr>
            <w:tcW w:w="1560" w:type="dxa"/>
          </w:tcPr>
          <w:p w14:paraId="5B4FE896" w14:textId="1C61881F" w:rsidR="004023D0" w:rsidRPr="001D1ECF" w:rsidRDefault="004023D0" w:rsidP="001D1ECF">
            <w:pPr>
              <w:jc w:val="center"/>
              <w:rPr>
                <w:ins w:id="301" w:author="Xochitl Morgan" w:date="2018-02-22T13:55:00Z"/>
                <w:b/>
              </w:rPr>
            </w:pPr>
            <w:ins w:id="302" w:author="Xochitl Morgan" w:date="2018-02-22T13:55:00Z">
              <w:r w:rsidRPr="001D1ECF">
                <w:rPr>
                  <w:b/>
                </w:rPr>
                <w:t>Jen’s Samples</w:t>
              </w:r>
            </w:ins>
          </w:p>
        </w:tc>
        <w:tc>
          <w:tcPr>
            <w:tcW w:w="1466" w:type="dxa"/>
          </w:tcPr>
          <w:p w14:paraId="239AA1A8" w14:textId="64AFCF59" w:rsidR="004023D0" w:rsidRPr="001D1ECF" w:rsidRDefault="004023D0" w:rsidP="001D1ECF">
            <w:pPr>
              <w:jc w:val="center"/>
              <w:rPr>
                <w:ins w:id="303" w:author="Xochitl Morgan" w:date="2018-02-22T13:55:00Z"/>
                <w:b/>
              </w:rPr>
            </w:pPr>
            <w:ins w:id="304" w:author="Xochitl Morgan" w:date="2018-02-22T13:55:00Z">
              <w:r w:rsidRPr="001D1ECF">
                <w:rPr>
                  <w:b/>
                </w:rPr>
                <w:t>Megan’s Samples</w:t>
              </w:r>
            </w:ins>
          </w:p>
        </w:tc>
        <w:tc>
          <w:tcPr>
            <w:tcW w:w="1557" w:type="dxa"/>
          </w:tcPr>
          <w:p w14:paraId="4C95C8D2" w14:textId="2A56767B" w:rsidR="004023D0" w:rsidRPr="001D1ECF" w:rsidRDefault="004023D0" w:rsidP="001D1ECF">
            <w:pPr>
              <w:jc w:val="center"/>
              <w:rPr>
                <w:ins w:id="305" w:author="Xochitl Morgan" w:date="2018-02-22T13:55:00Z"/>
                <w:b/>
              </w:rPr>
            </w:pPr>
            <w:ins w:id="306" w:author="Xochitl Morgan" w:date="2018-02-22T13:56:00Z">
              <w:r w:rsidRPr="001D1ECF">
                <w:rPr>
                  <w:b/>
                </w:rPr>
                <w:t>Your Samples</w:t>
              </w:r>
            </w:ins>
          </w:p>
        </w:tc>
        <w:tc>
          <w:tcPr>
            <w:tcW w:w="1557" w:type="dxa"/>
          </w:tcPr>
          <w:p w14:paraId="7E385FC0" w14:textId="520C221A" w:rsidR="004023D0" w:rsidRPr="001D1ECF" w:rsidRDefault="004023D0" w:rsidP="001D1ECF">
            <w:pPr>
              <w:jc w:val="center"/>
              <w:rPr>
                <w:ins w:id="307" w:author="Xochitl Morgan" w:date="2018-02-22T13:55:00Z"/>
                <w:b/>
              </w:rPr>
            </w:pPr>
            <w:ins w:id="308" w:author="Xochitl Morgan" w:date="2018-02-22T13:56:00Z">
              <w:r w:rsidRPr="001D1ECF">
                <w:rPr>
                  <w:b/>
                </w:rPr>
                <w:t>Partner Samples</w:t>
              </w:r>
            </w:ins>
          </w:p>
        </w:tc>
      </w:tr>
      <w:tr w:rsidR="004023D0" w14:paraId="64464E93" w14:textId="77777777" w:rsidTr="008542C6">
        <w:trPr>
          <w:trHeight w:val="851"/>
          <w:ins w:id="309" w:author="Xochitl Morgan" w:date="2018-02-22T13:55:00Z"/>
        </w:trPr>
        <w:tc>
          <w:tcPr>
            <w:tcW w:w="1242" w:type="dxa"/>
          </w:tcPr>
          <w:p w14:paraId="475D5AAA" w14:textId="28D320F9" w:rsidR="004023D0" w:rsidRDefault="001D1ECF" w:rsidP="008D5FFE">
            <w:pPr>
              <w:rPr>
                <w:ins w:id="310" w:author="Xochitl Morgan" w:date="2018-02-22T13:55:00Z"/>
              </w:rPr>
            </w:pPr>
            <w:ins w:id="311" w:author="Xochitl Morgan" w:date="2018-02-22T13:57:00Z">
              <w:r>
                <w:t>Human</w:t>
              </w:r>
            </w:ins>
          </w:p>
        </w:tc>
        <w:tc>
          <w:tcPr>
            <w:tcW w:w="1560" w:type="dxa"/>
          </w:tcPr>
          <w:p w14:paraId="636C0538" w14:textId="58FD6C1D" w:rsidR="004023D0" w:rsidRDefault="001D1ECF" w:rsidP="008D5FFE">
            <w:pPr>
              <w:rPr>
                <w:ins w:id="312" w:author="Xochitl Morgan" w:date="2018-02-22T13:55:00Z"/>
              </w:rPr>
            </w:pPr>
            <w:ins w:id="313" w:author="Xochitl Morgan" w:date="2018-02-22T13:57:00Z">
              <w:r>
                <w:t>JR1, JR2</w:t>
              </w:r>
            </w:ins>
          </w:p>
        </w:tc>
        <w:tc>
          <w:tcPr>
            <w:tcW w:w="1466" w:type="dxa"/>
          </w:tcPr>
          <w:p w14:paraId="421130E7" w14:textId="0D297CC4" w:rsidR="004023D0" w:rsidRDefault="001D1ECF" w:rsidP="008D5FFE">
            <w:pPr>
              <w:rPr>
                <w:ins w:id="314" w:author="Xochitl Morgan" w:date="2018-02-22T13:55:00Z"/>
              </w:rPr>
            </w:pPr>
            <w:ins w:id="315" w:author="Xochitl Morgan" w:date="2018-02-22T13:57:00Z">
              <w:r>
                <w:t>MH1, MH2</w:t>
              </w:r>
            </w:ins>
          </w:p>
        </w:tc>
        <w:tc>
          <w:tcPr>
            <w:tcW w:w="1557" w:type="dxa"/>
          </w:tcPr>
          <w:p w14:paraId="7EAA7DDC" w14:textId="77777777" w:rsidR="004023D0" w:rsidRDefault="004023D0" w:rsidP="008D5FFE">
            <w:pPr>
              <w:rPr>
                <w:ins w:id="316" w:author="Xochitl Morgan" w:date="2018-02-22T13:55:00Z"/>
              </w:rPr>
            </w:pPr>
          </w:p>
        </w:tc>
        <w:tc>
          <w:tcPr>
            <w:tcW w:w="1557" w:type="dxa"/>
          </w:tcPr>
          <w:p w14:paraId="288DD58D" w14:textId="294607EB" w:rsidR="004023D0" w:rsidRDefault="004023D0" w:rsidP="008D5FFE">
            <w:pPr>
              <w:rPr>
                <w:ins w:id="317" w:author="Xochitl Morgan" w:date="2018-02-22T13:55:00Z"/>
              </w:rPr>
            </w:pPr>
          </w:p>
        </w:tc>
      </w:tr>
      <w:tr w:rsidR="004023D0" w14:paraId="075D2E6C" w14:textId="77777777" w:rsidTr="008542C6">
        <w:trPr>
          <w:trHeight w:val="851"/>
          <w:ins w:id="318" w:author="Xochitl Morgan" w:date="2018-02-22T13:55:00Z"/>
        </w:trPr>
        <w:tc>
          <w:tcPr>
            <w:tcW w:w="1242" w:type="dxa"/>
          </w:tcPr>
          <w:p w14:paraId="78413AC3" w14:textId="46A4BB29" w:rsidR="004023D0" w:rsidRDefault="001D1ECF" w:rsidP="008D5FFE">
            <w:pPr>
              <w:rPr>
                <w:ins w:id="319" w:author="Xochitl Morgan" w:date="2018-02-22T13:55:00Z"/>
              </w:rPr>
            </w:pPr>
            <w:ins w:id="320" w:author="Xochitl Morgan" w:date="2018-02-22T13:57:00Z">
              <w:r>
                <w:t>Soil</w:t>
              </w:r>
            </w:ins>
          </w:p>
        </w:tc>
        <w:tc>
          <w:tcPr>
            <w:tcW w:w="1560" w:type="dxa"/>
          </w:tcPr>
          <w:p w14:paraId="7978311D" w14:textId="0BA411B8" w:rsidR="004023D0" w:rsidRDefault="001D1ECF" w:rsidP="008D5FFE">
            <w:pPr>
              <w:rPr>
                <w:ins w:id="321" w:author="Xochitl Morgan" w:date="2018-02-22T13:55:00Z"/>
              </w:rPr>
            </w:pPr>
            <w:ins w:id="322" w:author="Xochitl Morgan" w:date="2018-02-22T13:57:00Z">
              <w:r>
                <w:t>JR3, JR4</w:t>
              </w:r>
            </w:ins>
          </w:p>
        </w:tc>
        <w:tc>
          <w:tcPr>
            <w:tcW w:w="1466" w:type="dxa"/>
          </w:tcPr>
          <w:p w14:paraId="1301237E" w14:textId="77777777" w:rsidR="004023D0" w:rsidRDefault="004023D0" w:rsidP="008D5FFE">
            <w:pPr>
              <w:rPr>
                <w:ins w:id="323" w:author="Xochitl Morgan" w:date="2018-02-22T13:55:00Z"/>
              </w:rPr>
            </w:pPr>
          </w:p>
        </w:tc>
        <w:tc>
          <w:tcPr>
            <w:tcW w:w="1557" w:type="dxa"/>
          </w:tcPr>
          <w:p w14:paraId="64018BA0" w14:textId="77777777" w:rsidR="004023D0" w:rsidRDefault="004023D0" w:rsidP="008D5FFE">
            <w:pPr>
              <w:rPr>
                <w:ins w:id="324" w:author="Xochitl Morgan" w:date="2018-02-22T13:55:00Z"/>
              </w:rPr>
            </w:pPr>
          </w:p>
        </w:tc>
        <w:tc>
          <w:tcPr>
            <w:tcW w:w="1557" w:type="dxa"/>
          </w:tcPr>
          <w:p w14:paraId="2DBB594A" w14:textId="6DAB69AA" w:rsidR="004023D0" w:rsidRDefault="004023D0" w:rsidP="008D5FFE">
            <w:pPr>
              <w:rPr>
                <w:ins w:id="325" w:author="Xochitl Morgan" w:date="2018-02-22T13:55:00Z"/>
              </w:rPr>
            </w:pPr>
          </w:p>
        </w:tc>
      </w:tr>
      <w:tr w:rsidR="001D1ECF" w14:paraId="73890FC4" w14:textId="77777777" w:rsidTr="008542C6">
        <w:trPr>
          <w:trHeight w:val="851"/>
          <w:ins w:id="326" w:author="Xochitl Morgan" w:date="2018-02-22T13:57:00Z"/>
        </w:trPr>
        <w:tc>
          <w:tcPr>
            <w:tcW w:w="1242" w:type="dxa"/>
          </w:tcPr>
          <w:p w14:paraId="0164EA79" w14:textId="6C2EC30B" w:rsidR="001D1ECF" w:rsidRDefault="001D1ECF" w:rsidP="008D5FFE">
            <w:pPr>
              <w:rPr>
                <w:ins w:id="327" w:author="Xochitl Morgan" w:date="2018-02-22T13:57:00Z"/>
              </w:rPr>
            </w:pPr>
            <w:ins w:id="328" w:author="Xochitl Morgan" w:date="2018-02-22T13:57:00Z">
              <w:r>
                <w:t>Water</w:t>
              </w:r>
            </w:ins>
          </w:p>
        </w:tc>
        <w:tc>
          <w:tcPr>
            <w:tcW w:w="1560" w:type="dxa"/>
          </w:tcPr>
          <w:p w14:paraId="1783C740" w14:textId="77777777" w:rsidR="001D1ECF" w:rsidRDefault="001D1ECF" w:rsidP="008D5FFE">
            <w:pPr>
              <w:rPr>
                <w:ins w:id="329" w:author="Xochitl Morgan" w:date="2018-02-22T13:57:00Z"/>
              </w:rPr>
            </w:pPr>
          </w:p>
        </w:tc>
        <w:tc>
          <w:tcPr>
            <w:tcW w:w="1466" w:type="dxa"/>
          </w:tcPr>
          <w:p w14:paraId="357FAAEF" w14:textId="30488142" w:rsidR="001D1ECF" w:rsidRDefault="001D1ECF" w:rsidP="008D5FFE">
            <w:pPr>
              <w:rPr>
                <w:ins w:id="330" w:author="Xochitl Morgan" w:date="2018-02-22T13:57:00Z"/>
              </w:rPr>
            </w:pPr>
            <w:ins w:id="331" w:author="Xochitl Morgan" w:date="2018-02-22T13:57:00Z">
              <w:r>
                <w:t>MH3, MH4</w:t>
              </w:r>
            </w:ins>
          </w:p>
        </w:tc>
        <w:tc>
          <w:tcPr>
            <w:tcW w:w="1557" w:type="dxa"/>
          </w:tcPr>
          <w:p w14:paraId="7DCD5924" w14:textId="77777777" w:rsidR="001D1ECF" w:rsidRDefault="001D1ECF" w:rsidP="008D5FFE">
            <w:pPr>
              <w:rPr>
                <w:ins w:id="332" w:author="Xochitl Morgan" w:date="2018-02-22T13:57:00Z"/>
              </w:rPr>
            </w:pPr>
          </w:p>
        </w:tc>
        <w:tc>
          <w:tcPr>
            <w:tcW w:w="1557" w:type="dxa"/>
          </w:tcPr>
          <w:p w14:paraId="49E1B928" w14:textId="77777777" w:rsidR="001D1ECF" w:rsidRDefault="001D1ECF" w:rsidP="008D5FFE">
            <w:pPr>
              <w:rPr>
                <w:ins w:id="333" w:author="Xochitl Morgan" w:date="2018-02-22T13:57:00Z"/>
              </w:rPr>
            </w:pPr>
          </w:p>
        </w:tc>
      </w:tr>
    </w:tbl>
    <w:p w14:paraId="18E28919" w14:textId="77777777" w:rsidR="004023D0" w:rsidRDefault="004023D0" w:rsidP="008D5FFE">
      <w:pPr>
        <w:rPr>
          <w:ins w:id="334" w:author="Xochitl Morgan" w:date="2018-02-22T13:49:00Z"/>
        </w:rPr>
      </w:pPr>
    </w:p>
    <w:p w14:paraId="1CDDEC7B" w14:textId="45B379F5" w:rsidR="009B602C" w:rsidRDefault="008542C6" w:rsidP="008D5FFE">
      <w:pPr>
        <w:rPr>
          <w:ins w:id="335" w:author="Xochitl Morgan" w:date="2018-02-22T13:49:00Z"/>
        </w:rPr>
      </w:pPr>
      <w:commentRangeStart w:id="336"/>
      <w:ins w:id="337" w:author="Xochitl Morgan" w:date="2018-02-22T13:59:00Z">
        <w:r>
          <w:t xml:space="preserve">Label all of your tubes today with your sample code on </w:t>
        </w:r>
        <w:r w:rsidR="00FE15C2">
          <w:t xml:space="preserve">the </w:t>
        </w:r>
        <w:r w:rsidR="00FE15C2" w:rsidRPr="00FE15C2">
          <w:rPr>
            <w:b/>
          </w:rPr>
          <w:t>SIDE</w:t>
        </w:r>
        <w:r>
          <w:t>, using a Sharpie.</w:t>
        </w:r>
      </w:ins>
      <w:ins w:id="338" w:author="Xochitl Morgan" w:date="2018-02-22T14:00:00Z">
        <w:r w:rsidR="00FE15C2">
          <w:t xml:space="preserve"> You want to label the side of the tube because sometimes the lids will snap off in the centrifuge.</w:t>
        </w:r>
        <w:r w:rsidR="00AA46A4">
          <w:t xml:space="preserve"> It is OK to label both the top and the side if you want to.</w:t>
        </w:r>
        <w:commentRangeEnd w:id="336"/>
        <w:r w:rsidR="00500468">
          <w:rPr>
            <w:rStyle w:val="CommentReference"/>
          </w:rPr>
          <w:commentReference w:id="336"/>
        </w:r>
      </w:ins>
    </w:p>
    <w:p w14:paraId="01C72C9B" w14:textId="657F36A1" w:rsidR="00A334E3" w:rsidRDefault="00A334E3" w:rsidP="008D5FFE">
      <w:pPr>
        <w:rPr>
          <w:ins w:id="340" w:author="Xochitl Morgan" w:date="2018-02-22T13:26:00Z"/>
        </w:rPr>
      </w:pPr>
    </w:p>
    <w:p w14:paraId="2C6932DB" w14:textId="553336B1" w:rsidR="00543774" w:rsidRPr="00543774" w:rsidRDefault="00543774" w:rsidP="008542C6">
      <w:pPr>
        <w:pStyle w:val="Heading4"/>
        <w:rPr>
          <w:ins w:id="341" w:author="Xochitl Morgan" w:date="2018-02-22T13:26:00Z"/>
        </w:rPr>
      </w:pPr>
      <w:bookmarkStart w:id="342" w:name="_Genomic_DNA_Extraction"/>
      <w:bookmarkEnd w:id="342"/>
      <w:ins w:id="343" w:author="Xochitl Morgan" w:date="2018-02-22T13:26:00Z">
        <w:r w:rsidRPr="00543774">
          <w:t xml:space="preserve">Genomic DNA Extraction with </w:t>
        </w:r>
        <w:proofErr w:type="spellStart"/>
        <w:r w:rsidRPr="00543774">
          <w:t>DNeasy</w:t>
        </w:r>
        <w:proofErr w:type="spellEnd"/>
        <w:r w:rsidRPr="00543774">
          <w:t xml:space="preserve"> </w:t>
        </w:r>
        <w:proofErr w:type="spellStart"/>
        <w:r w:rsidRPr="00543774">
          <w:t>PowerLyzer</w:t>
        </w:r>
        <w:proofErr w:type="spellEnd"/>
        <w:r w:rsidRPr="00543774">
          <w:t xml:space="preserve"> </w:t>
        </w:r>
        <w:proofErr w:type="spellStart"/>
        <w:r w:rsidRPr="00543774">
          <w:t>Powersoil</w:t>
        </w:r>
        <w:proofErr w:type="spellEnd"/>
        <w:r w:rsidRPr="00543774">
          <w:t xml:space="preserve"> Kit</w:t>
        </w:r>
      </w:ins>
    </w:p>
    <w:p w14:paraId="5AD0C5E3" w14:textId="77777777" w:rsidR="00543774" w:rsidRDefault="00543774" w:rsidP="00543774">
      <w:pPr>
        <w:rPr>
          <w:ins w:id="344" w:author="Xochitl Morgan" w:date="2018-02-22T13:26:00Z"/>
        </w:rPr>
      </w:pPr>
    </w:p>
    <w:p w14:paraId="16447680" w14:textId="77777777" w:rsidR="00543774" w:rsidRDefault="00543774" w:rsidP="00543774">
      <w:pPr>
        <w:rPr>
          <w:ins w:id="345" w:author="Xochitl Morgan" w:date="2018-02-22T13:26:00Z"/>
        </w:rPr>
      </w:pPr>
      <w:ins w:id="346" w:author="Xochitl Morgan" w:date="2018-02-22T13:26:00Z">
        <w:r>
          <w:t>Materials</w:t>
        </w:r>
      </w:ins>
    </w:p>
    <w:p w14:paraId="5B82C897" w14:textId="77777777" w:rsidR="00543774" w:rsidRDefault="00543774" w:rsidP="00E920F7">
      <w:pPr>
        <w:pStyle w:val="ListParagraph"/>
        <w:numPr>
          <w:ilvl w:val="0"/>
          <w:numId w:val="63"/>
        </w:numPr>
        <w:rPr>
          <w:ins w:id="347" w:author="Xochitl Morgan" w:date="2018-02-22T13:26:00Z"/>
        </w:rPr>
      </w:pPr>
      <w:proofErr w:type="spellStart"/>
      <w:ins w:id="348" w:author="Xochitl Morgan" w:date="2018-02-22T13:26:00Z">
        <w:r>
          <w:t>Powerbead</w:t>
        </w:r>
        <w:proofErr w:type="spellEnd"/>
        <w:r>
          <w:t xml:space="preserve"> Tubes</w:t>
        </w:r>
      </w:ins>
    </w:p>
    <w:p w14:paraId="43563C9F" w14:textId="77777777" w:rsidR="00543774" w:rsidRDefault="00543774" w:rsidP="00E920F7">
      <w:pPr>
        <w:pStyle w:val="ListParagraph"/>
        <w:numPr>
          <w:ilvl w:val="0"/>
          <w:numId w:val="63"/>
        </w:numPr>
        <w:rPr>
          <w:ins w:id="349" w:author="Xochitl Morgan" w:date="2018-02-22T13:26:00Z"/>
        </w:rPr>
      </w:pPr>
      <w:proofErr w:type="spellStart"/>
      <w:ins w:id="350" w:author="Xochitl Morgan" w:date="2018-02-22T13:26:00Z">
        <w:r>
          <w:t>PowerBead</w:t>
        </w:r>
        <w:proofErr w:type="spellEnd"/>
        <w:r>
          <w:t xml:space="preserve"> Solution (contains beads)</w:t>
        </w:r>
      </w:ins>
    </w:p>
    <w:p w14:paraId="5E606B96" w14:textId="77777777" w:rsidR="00543774" w:rsidRDefault="00543774" w:rsidP="00E920F7">
      <w:pPr>
        <w:pStyle w:val="ListParagraph"/>
        <w:numPr>
          <w:ilvl w:val="0"/>
          <w:numId w:val="63"/>
        </w:numPr>
        <w:rPr>
          <w:ins w:id="351" w:author="Xochitl Morgan" w:date="2018-02-22T13:26:00Z"/>
        </w:rPr>
      </w:pPr>
      <w:ins w:id="352" w:author="Xochitl Morgan" w:date="2018-02-22T13:26:00Z">
        <w:r>
          <w:t>Solution C1</w:t>
        </w:r>
      </w:ins>
    </w:p>
    <w:p w14:paraId="340C52CD" w14:textId="77777777" w:rsidR="00543774" w:rsidRDefault="00543774" w:rsidP="00E920F7">
      <w:pPr>
        <w:pStyle w:val="ListParagraph"/>
        <w:numPr>
          <w:ilvl w:val="0"/>
          <w:numId w:val="63"/>
        </w:numPr>
        <w:rPr>
          <w:ins w:id="353" w:author="Xochitl Morgan" w:date="2018-02-22T13:26:00Z"/>
        </w:rPr>
      </w:pPr>
      <w:ins w:id="354" w:author="Xochitl Morgan" w:date="2018-02-22T13:26:00Z">
        <w:r>
          <w:t>Solution C2</w:t>
        </w:r>
      </w:ins>
    </w:p>
    <w:p w14:paraId="57D15F3C" w14:textId="77777777" w:rsidR="00543774" w:rsidRDefault="00543774" w:rsidP="00E920F7">
      <w:pPr>
        <w:pStyle w:val="ListParagraph"/>
        <w:numPr>
          <w:ilvl w:val="0"/>
          <w:numId w:val="63"/>
        </w:numPr>
        <w:rPr>
          <w:ins w:id="355" w:author="Xochitl Morgan" w:date="2018-02-22T13:26:00Z"/>
        </w:rPr>
      </w:pPr>
      <w:ins w:id="356" w:author="Xochitl Morgan" w:date="2018-02-22T13:26:00Z">
        <w:r>
          <w:t>Solution C3</w:t>
        </w:r>
      </w:ins>
    </w:p>
    <w:p w14:paraId="163F55B2" w14:textId="77777777" w:rsidR="00543774" w:rsidRDefault="00543774" w:rsidP="00E920F7">
      <w:pPr>
        <w:pStyle w:val="ListParagraph"/>
        <w:numPr>
          <w:ilvl w:val="0"/>
          <w:numId w:val="63"/>
        </w:numPr>
        <w:rPr>
          <w:ins w:id="357" w:author="Xochitl Morgan" w:date="2018-02-22T13:26:00Z"/>
        </w:rPr>
      </w:pPr>
      <w:ins w:id="358" w:author="Xochitl Morgan" w:date="2018-02-22T13:26:00Z">
        <w:r>
          <w:t>Solution C4</w:t>
        </w:r>
      </w:ins>
    </w:p>
    <w:p w14:paraId="16C7396D" w14:textId="77777777" w:rsidR="00543774" w:rsidRDefault="00543774" w:rsidP="00E920F7">
      <w:pPr>
        <w:pStyle w:val="ListParagraph"/>
        <w:numPr>
          <w:ilvl w:val="0"/>
          <w:numId w:val="63"/>
        </w:numPr>
        <w:rPr>
          <w:ins w:id="359" w:author="Xochitl Morgan" w:date="2018-02-22T13:26:00Z"/>
        </w:rPr>
      </w:pPr>
      <w:ins w:id="360" w:author="Xochitl Morgan" w:date="2018-02-22T13:26:00Z">
        <w:r>
          <w:t>Solution C5</w:t>
        </w:r>
      </w:ins>
    </w:p>
    <w:p w14:paraId="73F2C111" w14:textId="77777777" w:rsidR="00543774" w:rsidRDefault="00543774" w:rsidP="00E920F7">
      <w:pPr>
        <w:pStyle w:val="ListParagraph"/>
        <w:numPr>
          <w:ilvl w:val="0"/>
          <w:numId w:val="63"/>
        </w:numPr>
        <w:rPr>
          <w:ins w:id="361" w:author="Xochitl Morgan" w:date="2018-02-22T13:26:00Z"/>
        </w:rPr>
      </w:pPr>
      <w:ins w:id="362" w:author="Xochitl Morgan" w:date="2018-02-22T13:26:00Z">
        <w:r>
          <w:t>Solution C6 or water</w:t>
        </w:r>
      </w:ins>
    </w:p>
    <w:p w14:paraId="42E5AB67" w14:textId="77777777" w:rsidR="00543774" w:rsidRDefault="00543774" w:rsidP="00E920F7">
      <w:pPr>
        <w:pStyle w:val="ListParagraph"/>
        <w:numPr>
          <w:ilvl w:val="0"/>
          <w:numId w:val="63"/>
        </w:numPr>
        <w:rPr>
          <w:ins w:id="363" w:author="Xochitl Morgan" w:date="2018-02-22T13:26:00Z"/>
        </w:rPr>
      </w:pPr>
      <w:ins w:id="364" w:author="Xochitl Morgan" w:date="2018-02-22T13:26:00Z">
        <w:r>
          <w:t>MB spin column</w:t>
        </w:r>
      </w:ins>
    </w:p>
    <w:p w14:paraId="7FED5C91" w14:textId="77777777" w:rsidR="00543774" w:rsidRDefault="00543774" w:rsidP="00543774">
      <w:pPr>
        <w:rPr>
          <w:ins w:id="365" w:author="Xochitl Morgan" w:date="2018-02-22T13:26:00Z"/>
        </w:rPr>
      </w:pPr>
    </w:p>
    <w:p w14:paraId="500511D3" w14:textId="77777777" w:rsidR="00543774" w:rsidRDefault="00543774" w:rsidP="00543774">
      <w:pPr>
        <w:rPr>
          <w:ins w:id="366" w:author="Xochitl Morgan" w:date="2018-02-22T13:26:00Z"/>
        </w:rPr>
      </w:pPr>
    </w:p>
    <w:p w14:paraId="6D899BE6" w14:textId="77777777" w:rsidR="00543774" w:rsidRDefault="00543774" w:rsidP="00543774">
      <w:pPr>
        <w:rPr>
          <w:ins w:id="367" w:author="Xochitl Morgan" w:date="2018-02-22T13:28:00Z"/>
          <w:b/>
        </w:rPr>
      </w:pPr>
      <w:ins w:id="368" w:author="Xochitl Morgan" w:date="2018-02-22T13:26:00Z">
        <w:r w:rsidRPr="00AB5435">
          <w:rPr>
            <w:b/>
          </w:rPr>
          <w:t>Procedure</w:t>
        </w:r>
      </w:ins>
    </w:p>
    <w:p w14:paraId="13851C29" w14:textId="77777777" w:rsidR="00AB5435" w:rsidRPr="00AB5435" w:rsidRDefault="00AB5435" w:rsidP="00543774">
      <w:pPr>
        <w:rPr>
          <w:ins w:id="369" w:author="Xochitl Morgan" w:date="2018-02-22T13:26:00Z"/>
          <w:b/>
        </w:rPr>
      </w:pPr>
    </w:p>
    <w:p w14:paraId="28C61A64" w14:textId="2BB0CA5F" w:rsidR="00543774" w:rsidRPr="00AB5435" w:rsidRDefault="00543774" w:rsidP="00AB5435">
      <w:pPr>
        <w:rPr>
          <w:ins w:id="370" w:author="Xochitl Morgan" w:date="2018-02-22T13:26:00Z"/>
          <w:i/>
        </w:rPr>
      </w:pPr>
      <w:ins w:id="371" w:author="Xochitl Morgan" w:date="2018-02-22T13:26:00Z">
        <w:r w:rsidRPr="00AB5435">
          <w:rPr>
            <w:i/>
          </w:rPr>
          <w:t>Remember to avoid contamination by wearing nitrile gloves and wiping your work surfaces with 10% bleach and 70% ethanol before and after extractions.</w:t>
        </w:r>
      </w:ins>
      <w:ins w:id="372" w:author="Xochitl Morgan" w:date="2018-02-22T13:27:00Z">
        <w:r w:rsidRPr="00AB5435">
          <w:rPr>
            <w:i/>
          </w:rPr>
          <w:t xml:space="preserve"> </w:t>
        </w:r>
      </w:ins>
    </w:p>
    <w:p w14:paraId="532EB500" w14:textId="77777777" w:rsidR="00543774" w:rsidRDefault="00543774" w:rsidP="00543774">
      <w:pPr>
        <w:rPr>
          <w:ins w:id="373" w:author="Xochitl Morgan" w:date="2018-02-22T13:26:00Z"/>
        </w:rPr>
      </w:pPr>
    </w:p>
    <w:p w14:paraId="41E290F3" w14:textId="77777777" w:rsidR="00543774" w:rsidRDefault="00543774" w:rsidP="009C5ACD">
      <w:pPr>
        <w:pStyle w:val="ListParagraph"/>
        <w:numPr>
          <w:ilvl w:val="0"/>
          <w:numId w:val="29"/>
        </w:numPr>
        <w:ind w:hanging="357"/>
        <w:rPr>
          <w:ins w:id="374" w:author="Xochitl Morgan" w:date="2018-02-22T13:26:00Z"/>
        </w:rPr>
      </w:pPr>
      <w:ins w:id="375" w:author="Xochitl Morgan" w:date="2018-02-22T13:26:00Z">
        <w:r>
          <w:t xml:space="preserve">Collect soil or water samples in </w:t>
        </w:r>
        <w:proofErr w:type="spellStart"/>
        <w:r w:rsidRPr="00020E5B">
          <w:t>PowerBead</w:t>
        </w:r>
        <w:proofErr w:type="spellEnd"/>
        <w:r w:rsidRPr="00020E5B">
          <w:t xml:space="preserve"> tubes</w:t>
        </w:r>
        <w:r>
          <w:t xml:space="preserve"> that have been provided for you. </w:t>
        </w:r>
      </w:ins>
    </w:p>
    <w:p w14:paraId="2BDF8CDA" w14:textId="77777777" w:rsidR="00543774" w:rsidRDefault="00543774" w:rsidP="009C5ACD">
      <w:pPr>
        <w:pStyle w:val="ListParagraph"/>
        <w:numPr>
          <w:ilvl w:val="0"/>
          <w:numId w:val="29"/>
        </w:numPr>
        <w:ind w:hanging="357"/>
        <w:rPr>
          <w:ins w:id="376" w:author="Xochitl Morgan" w:date="2018-02-22T13:26:00Z"/>
        </w:rPr>
      </w:pPr>
      <w:ins w:id="377" w:author="Xochitl Morgan" w:date="2018-02-22T13:26:00Z">
        <w:r>
          <w:t xml:space="preserve">Collect two empty </w:t>
        </w:r>
        <w:proofErr w:type="spellStart"/>
        <w:r w:rsidRPr="00020E5B">
          <w:t>PowerBead</w:t>
        </w:r>
        <w:proofErr w:type="spellEnd"/>
        <w:r w:rsidRPr="00020E5B">
          <w:t xml:space="preserve"> </w:t>
        </w:r>
        <w:r>
          <w:t>t</w:t>
        </w:r>
        <w:r w:rsidRPr="00020E5B">
          <w:t>ubes</w:t>
        </w:r>
        <w:r>
          <w:t xml:space="preserve"> (containing 0.1 mm glass beads) for your human samples.</w:t>
        </w:r>
      </w:ins>
    </w:p>
    <w:p w14:paraId="3A2B411E" w14:textId="77777777" w:rsidR="00543774" w:rsidRDefault="00543774" w:rsidP="009C5ACD">
      <w:pPr>
        <w:pStyle w:val="ListParagraph"/>
        <w:numPr>
          <w:ilvl w:val="0"/>
          <w:numId w:val="29"/>
        </w:numPr>
        <w:ind w:hanging="357"/>
        <w:rPr>
          <w:ins w:id="378" w:author="Xochitl Morgan" w:date="2018-02-22T13:26:00Z"/>
        </w:rPr>
      </w:pPr>
      <w:ins w:id="379" w:author="Xochitl Morgan" w:date="2018-02-22T13:26:00Z">
        <w:r>
          <w:t xml:space="preserve">Transfer your human samples into </w:t>
        </w:r>
        <w:proofErr w:type="spellStart"/>
        <w:r>
          <w:t>PowerBead</w:t>
        </w:r>
        <w:proofErr w:type="spellEnd"/>
        <w:r>
          <w:t xml:space="preserve"> tubes, one for each sample type, as described below. </w:t>
        </w:r>
      </w:ins>
    </w:p>
    <w:p w14:paraId="286DDF09" w14:textId="77777777" w:rsidR="00543774" w:rsidRDefault="00543774" w:rsidP="009C5ACD">
      <w:pPr>
        <w:pStyle w:val="ListParagraph"/>
        <w:numPr>
          <w:ilvl w:val="1"/>
          <w:numId w:val="29"/>
        </w:numPr>
        <w:ind w:hanging="357"/>
        <w:rPr>
          <w:ins w:id="380" w:author="Xochitl Morgan" w:date="2018-02-22T13:26:00Z"/>
        </w:rPr>
      </w:pPr>
      <w:ins w:id="381" w:author="Xochitl Morgan" w:date="2018-02-22T13:26:00Z">
        <w:r>
          <w:t xml:space="preserve">For each of these, put on a pair of nitrile gloves. </w:t>
        </w:r>
      </w:ins>
    </w:p>
    <w:p w14:paraId="1A122C85" w14:textId="77777777" w:rsidR="00543774" w:rsidRDefault="00543774" w:rsidP="009C5ACD">
      <w:pPr>
        <w:pStyle w:val="ListParagraph"/>
        <w:numPr>
          <w:ilvl w:val="1"/>
          <w:numId w:val="29"/>
        </w:numPr>
        <w:ind w:hanging="357"/>
        <w:rPr>
          <w:ins w:id="382" w:author="Xochitl Morgan" w:date="2018-02-22T13:26:00Z"/>
        </w:rPr>
      </w:pPr>
      <w:ins w:id="383" w:author="Xochitl Morgan" w:date="2018-02-22T13:26:00Z">
        <w:r>
          <w:t>Remove a sterile Copan swab from its packet and moisten with sodium chloride / Tween buffer (</w:t>
        </w:r>
        <w:r>
          <w:rPr>
            <w:rFonts w:eastAsia="Times New Roman" w:cs="Arial"/>
            <w:sz w:val="20"/>
            <w:szCs w:val="20"/>
          </w:rPr>
          <w:t xml:space="preserve">0.15 M </w:t>
        </w:r>
        <w:proofErr w:type="spellStart"/>
        <w:r>
          <w:rPr>
            <w:rFonts w:eastAsia="Times New Roman" w:cs="Arial"/>
            <w:sz w:val="20"/>
            <w:szCs w:val="20"/>
          </w:rPr>
          <w:t>NaCl</w:t>
        </w:r>
        <w:proofErr w:type="spellEnd"/>
        <w:r>
          <w:rPr>
            <w:rFonts w:eastAsia="Times New Roman" w:cs="Arial"/>
            <w:sz w:val="20"/>
            <w:szCs w:val="20"/>
          </w:rPr>
          <w:t>, 0.1% TWEEN-20)</w:t>
        </w:r>
        <w:r>
          <w:t xml:space="preserve">.  </w:t>
        </w:r>
      </w:ins>
    </w:p>
    <w:p w14:paraId="4642B266" w14:textId="77777777" w:rsidR="00543774" w:rsidRDefault="00543774" w:rsidP="009C5ACD">
      <w:pPr>
        <w:pStyle w:val="ListParagraph"/>
        <w:numPr>
          <w:ilvl w:val="1"/>
          <w:numId w:val="29"/>
        </w:numPr>
        <w:ind w:hanging="357"/>
        <w:rPr>
          <w:ins w:id="384" w:author="Xochitl Morgan" w:date="2018-02-22T13:26:00Z"/>
        </w:rPr>
      </w:pPr>
      <w:ins w:id="385" w:author="Xochitl Morgan" w:date="2018-02-22T13:26:00Z">
        <w:r>
          <w:t xml:space="preserve">Use this swab to sample either the circumference of your nostril (three times, with moderate (pencil-writing) pressure), or your forearm (wrist to elbow, 20 times, with moderate pressure).  </w:t>
        </w:r>
      </w:ins>
    </w:p>
    <w:p w14:paraId="07C2C2DB" w14:textId="77777777" w:rsidR="00543774" w:rsidRDefault="00543774" w:rsidP="009C5ACD">
      <w:pPr>
        <w:pStyle w:val="ListParagraph"/>
        <w:numPr>
          <w:ilvl w:val="1"/>
          <w:numId w:val="29"/>
        </w:numPr>
        <w:ind w:hanging="357"/>
        <w:rPr>
          <w:ins w:id="386" w:author="Xochitl Morgan" w:date="2018-02-22T13:26:00Z"/>
        </w:rPr>
      </w:pPr>
      <w:ins w:id="387" w:author="Xochitl Morgan" w:date="2018-02-22T13:26:00Z">
        <w:r>
          <w:t xml:space="preserve">Place the Copan swab into the </w:t>
        </w:r>
        <w:proofErr w:type="spellStart"/>
        <w:r>
          <w:t>PowerBead</w:t>
        </w:r>
        <w:proofErr w:type="spellEnd"/>
        <w:r>
          <w:t xml:space="preserve"> Tubes, and snap off at the base. </w:t>
        </w:r>
      </w:ins>
    </w:p>
    <w:p w14:paraId="55BA1031" w14:textId="77777777" w:rsidR="00543774" w:rsidRDefault="00543774" w:rsidP="009C5ACD">
      <w:pPr>
        <w:pStyle w:val="ListParagraph"/>
        <w:numPr>
          <w:ilvl w:val="0"/>
          <w:numId w:val="29"/>
        </w:numPr>
        <w:ind w:hanging="357"/>
        <w:rPr>
          <w:ins w:id="388" w:author="Xochitl Morgan" w:date="2018-02-22T13:26:00Z"/>
        </w:rPr>
      </w:pPr>
      <w:ins w:id="389" w:author="Xochitl Morgan" w:date="2018-02-22T13:26:00Z">
        <w:r>
          <w:t xml:space="preserve">Using filter tips, add 750 </w:t>
        </w:r>
        <w:r>
          <w:rPr>
            <w:rFonts w:eastAsiaTheme="minorEastAsia" w:cs="Arial"/>
          </w:rPr>
          <w:t>µ</w:t>
        </w:r>
        <w:r>
          <w:t xml:space="preserve">L of </w:t>
        </w:r>
        <w:proofErr w:type="spellStart"/>
        <w:r w:rsidRPr="00020E5B">
          <w:rPr>
            <w:b/>
          </w:rPr>
          <w:t>PowerBead</w:t>
        </w:r>
        <w:proofErr w:type="spellEnd"/>
        <w:r w:rsidRPr="00020E5B">
          <w:rPr>
            <w:b/>
          </w:rPr>
          <w:t xml:space="preserve"> solution</w:t>
        </w:r>
        <w:r>
          <w:t xml:space="preserve"> </w:t>
        </w:r>
        <w:commentRangeStart w:id="390"/>
        <w:r>
          <w:t xml:space="preserve">(do we want to use DTT) </w:t>
        </w:r>
      </w:ins>
      <w:commentRangeEnd w:id="390"/>
      <w:ins w:id="391" w:author="Xochitl Morgan" w:date="2018-02-22T13:29:00Z">
        <w:r w:rsidR="00AB5435">
          <w:rPr>
            <w:rStyle w:val="CommentReference"/>
          </w:rPr>
          <w:commentReference w:id="390"/>
        </w:r>
      </w:ins>
      <w:ins w:id="393" w:author="Xochitl Morgan" w:date="2018-02-22T13:26:00Z">
        <w:r>
          <w:t xml:space="preserve">to each </w:t>
        </w:r>
        <w:proofErr w:type="spellStart"/>
        <w:r>
          <w:t>Powerbead</w:t>
        </w:r>
        <w:proofErr w:type="spellEnd"/>
        <w:r>
          <w:t xml:space="preserve"> tube. Gently vortex to mix.</w:t>
        </w:r>
      </w:ins>
    </w:p>
    <w:p w14:paraId="5E0C1053" w14:textId="77777777" w:rsidR="00543774" w:rsidRDefault="00543774" w:rsidP="009C5ACD">
      <w:pPr>
        <w:pStyle w:val="ListParagraph"/>
        <w:numPr>
          <w:ilvl w:val="0"/>
          <w:numId w:val="29"/>
        </w:numPr>
        <w:ind w:hanging="357"/>
        <w:rPr>
          <w:ins w:id="394" w:author="Xochitl Morgan" w:date="2018-02-22T13:26:00Z"/>
        </w:rPr>
      </w:pPr>
      <w:ins w:id="395" w:author="Xochitl Morgan" w:date="2018-02-22T13:26:00Z">
        <w:r>
          <w:t xml:space="preserve">Add 60 </w:t>
        </w:r>
        <w:r>
          <w:rPr>
            <w:rFonts w:eastAsiaTheme="minorEastAsia" w:cs="Arial"/>
          </w:rPr>
          <w:t>µ</w:t>
        </w:r>
        <w:r>
          <w:t xml:space="preserve">L of preheated </w:t>
        </w:r>
        <w:r w:rsidRPr="00020E5B">
          <w:rPr>
            <w:b/>
          </w:rPr>
          <w:t>Solution C1</w:t>
        </w:r>
        <w:r>
          <w:t xml:space="preserve"> and invert (2-3) several times or vortex briefly.</w:t>
        </w:r>
      </w:ins>
    </w:p>
    <w:p w14:paraId="0FDB28E8" w14:textId="1173A912" w:rsidR="00543774" w:rsidRDefault="00543774" w:rsidP="009C5ACD">
      <w:pPr>
        <w:pStyle w:val="ListParagraph"/>
        <w:numPr>
          <w:ilvl w:val="0"/>
          <w:numId w:val="29"/>
        </w:numPr>
        <w:ind w:hanging="357"/>
        <w:rPr>
          <w:ins w:id="396" w:author="Xochitl Morgan" w:date="2018-02-22T13:26:00Z"/>
        </w:rPr>
      </w:pPr>
      <w:ins w:id="397" w:author="Xochitl Morgan" w:date="2018-02-22T13:26:00Z">
        <w:r>
          <w:t xml:space="preserve">Take your </w:t>
        </w:r>
        <w:proofErr w:type="spellStart"/>
        <w:r>
          <w:t>Powerlyzer</w:t>
        </w:r>
        <w:proofErr w:type="spellEnd"/>
        <w:r>
          <w:t xml:space="preserve"> tubes to the </w:t>
        </w:r>
        <w:proofErr w:type="spellStart"/>
        <w:r>
          <w:t>MiniG</w:t>
        </w:r>
        <w:proofErr w:type="spellEnd"/>
        <w:r>
          <w:t xml:space="preserve"> </w:t>
        </w:r>
        <w:proofErr w:type="spellStart"/>
        <w:r>
          <w:t>beadbeater</w:t>
        </w:r>
        <w:proofErr w:type="spellEnd"/>
        <w:r>
          <w:t xml:space="preserve"> on the 4</w:t>
        </w:r>
        <w:r w:rsidRPr="00AB7E69">
          <w:rPr>
            <w:vertAlign w:val="superscript"/>
          </w:rPr>
          <w:t>th</w:t>
        </w:r>
        <w:r>
          <w:t xml:space="preserve"> floor. A demonstrator will help you </w:t>
        </w:r>
      </w:ins>
      <w:ins w:id="398" w:author="Xochitl Morgan" w:date="2018-02-22T13:34:00Z">
        <w:r w:rsidR="00BC578D">
          <w:t>homogenize</w:t>
        </w:r>
      </w:ins>
      <w:ins w:id="399" w:author="Xochitl Morgan" w:date="2018-02-22T13:26:00Z">
        <w:r>
          <w:t xml:space="preserve"> your samples using 2 x 30 seconds of </w:t>
        </w:r>
        <w:proofErr w:type="spellStart"/>
        <w:r>
          <w:t>beadbeating</w:t>
        </w:r>
        <w:proofErr w:type="spellEnd"/>
        <w:r>
          <w:t xml:space="preserve"> at 1500 rpm. </w:t>
        </w:r>
      </w:ins>
    </w:p>
    <w:p w14:paraId="65BCFD35" w14:textId="1C275823" w:rsidR="00543774" w:rsidRDefault="00543774" w:rsidP="009C5ACD">
      <w:pPr>
        <w:pStyle w:val="ListParagraph"/>
        <w:numPr>
          <w:ilvl w:val="0"/>
          <w:numId w:val="29"/>
        </w:numPr>
        <w:ind w:hanging="357"/>
        <w:rPr>
          <w:ins w:id="400" w:author="Xochitl Morgan" w:date="2018-02-22T13:26:00Z"/>
        </w:rPr>
      </w:pPr>
      <w:ins w:id="401" w:author="Xochitl Morgan" w:date="2018-02-22T13:26:00Z">
        <w:r>
          <w:t xml:space="preserve">Centrifuge the bead tubes in a microfuge at 10,000 rpm for 30 sec (we will increase to 3 min to pellet </w:t>
        </w:r>
      </w:ins>
      <w:commentRangeStart w:id="402"/>
      <w:ins w:id="403" w:author="Xochitl Morgan" w:date="2018-02-22T13:32:00Z">
        <w:r w:rsidR="00035BDF">
          <w:t>Copan swabs</w:t>
        </w:r>
      </w:ins>
      <w:ins w:id="404" w:author="Xochitl Morgan" w:date="2018-02-22T13:26:00Z">
        <w:r w:rsidR="00035BDF">
          <w:t xml:space="preserve"> </w:t>
        </w:r>
      </w:ins>
      <w:commentRangeEnd w:id="402"/>
      <w:ins w:id="405" w:author="Xochitl Morgan" w:date="2018-02-22T13:33:00Z">
        <w:r w:rsidR="0052235B">
          <w:rPr>
            <w:rStyle w:val="CommentReference"/>
          </w:rPr>
          <w:commentReference w:id="402"/>
        </w:r>
      </w:ins>
      <w:ins w:id="407" w:author="Xochitl Morgan" w:date="2018-02-22T13:26:00Z">
        <w:r>
          <w:t>and to pellet clay soils).</w:t>
        </w:r>
      </w:ins>
    </w:p>
    <w:p w14:paraId="1E4ACB8C" w14:textId="77777777" w:rsidR="00543774" w:rsidRDefault="00543774" w:rsidP="009C5ACD">
      <w:pPr>
        <w:pStyle w:val="ListParagraph"/>
        <w:numPr>
          <w:ilvl w:val="0"/>
          <w:numId w:val="29"/>
        </w:numPr>
        <w:ind w:hanging="357"/>
        <w:rPr>
          <w:ins w:id="408" w:author="Xochitl Morgan" w:date="2018-02-22T13:26:00Z"/>
        </w:rPr>
      </w:pPr>
      <w:ins w:id="409" w:author="Xochitl Morgan" w:date="2018-02-22T13:26:00Z">
        <w:r>
          <w:t xml:space="preserve">Transfer each supernatant to a </w:t>
        </w:r>
        <w:r w:rsidRPr="00546EC6">
          <w:rPr>
            <w:b/>
          </w:rPr>
          <w:t>clean 2 m</w:t>
        </w:r>
        <w:r>
          <w:rPr>
            <w:b/>
          </w:rPr>
          <w:t>L</w:t>
        </w:r>
        <w:r w:rsidRPr="00546EC6">
          <w:rPr>
            <w:b/>
          </w:rPr>
          <w:t xml:space="preserve"> collection tube</w:t>
        </w:r>
        <w:r>
          <w:t xml:space="preserve">. Expect ~400 </w:t>
        </w:r>
        <w:r>
          <w:rPr>
            <w:rFonts w:eastAsiaTheme="minorEastAsia" w:cs="Arial"/>
          </w:rPr>
          <w:t>µ</w:t>
        </w:r>
        <w:r>
          <w:t xml:space="preserve">L soil and ~300 </w:t>
        </w:r>
        <w:r>
          <w:rPr>
            <w:rFonts w:eastAsiaTheme="minorEastAsia" w:cs="Arial"/>
          </w:rPr>
          <w:t>µ</w:t>
        </w:r>
        <w:r>
          <w:t xml:space="preserve">L for human sample. Supernatant may contain some soil particles. </w:t>
        </w:r>
      </w:ins>
    </w:p>
    <w:p w14:paraId="366F85EA" w14:textId="77777777" w:rsidR="00543774" w:rsidRPr="00224631" w:rsidRDefault="00543774" w:rsidP="009C5ACD">
      <w:pPr>
        <w:pStyle w:val="ListParagraph"/>
        <w:numPr>
          <w:ilvl w:val="0"/>
          <w:numId w:val="29"/>
        </w:numPr>
        <w:ind w:hanging="357"/>
        <w:rPr>
          <w:ins w:id="410" w:author="Xochitl Morgan" w:date="2018-02-22T13:26:00Z"/>
        </w:rPr>
      </w:pPr>
      <w:ins w:id="411" w:author="Xochitl Morgan" w:date="2018-02-22T13:26:00Z">
        <w:r w:rsidRPr="00224631">
          <w:t xml:space="preserve">Add 250 </w:t>
        </w:r>
        <w:r w:rsidRPr="004833B0">
          <w:rPr>
            <w:rFonts w:eastAsiaTheme="minorEastAsia" w:cs="Arial"/>
          </w:rPr>
          <w:t>µ</w:t>
        </w:r>
        <w:r w:rsidRPr="004833B0">
          <w:t xml:space="preserve">L </w:t>
        </w:r>
        <w:r w:rsidRPr="00870E19">
          <w:t xml:space="preserve">of </w:t>
        </w:r>
        <w:r w:rsidRPr="00870E19">
          <w:rPr>
            <w:b/>
          </w:rPr>
          <w:t>Solution C2</w:t>
        </w:r>
        <w:r w:rsidRPr="00224631">
          <w:t xml:space="preserve"> and vortex for 5 sec. </w:t>
        </w:r>
      </w:ins>
    </w:p>
    <w:p w14:paraId="6F71237E" w14:textId="77777777" w:rsidR="00543774" w:rsidRPr="00EA5085" w:rsidRDefault="00543774" w:rsidP="009C5ACD">
      <w:pPr>
        <w:pStyle w:val="ListParagraph"/>
        <w:numPr>
          <w:ilvl w:val="0"/>
          <w:numId w:val="29"/>
        </w:numPr>
        <w:ind w:hanging="357"/>
        <w:rPr>
          <w:ins w:id="412" w:author="Xochitl Morgan" w:date="2018-02-22T13:26:00Z"/>
        </w:rPr>
      </w:pPr>
      <w:ins w:id="413" w:author="Xochitl Morgan" w:date="2018-02-22T13:26:00Z">
        <w:r w:rsidRPr="00224631">
          <w:t xml:space="preserve">Incubate in the </w:t>
        </w:r>
        <w:proofErr w:type="spellStart"/>
        <w:r w:rsidRPr="00224631">
          <w:t>coldroom</w:t>
        </w:r>
        <w:proofErr w:type="spellEnd"/>
        <w:r w:rsidRPr="00224631">
          <w:t xml:space="preserve"> (4</w:t>
        </w:r>
        <w:r w:rsidRPr="00224631">
          <w:rPr>
            <w:vertAlign w:val="superscript"/>
          </w:rPr>
          <w:t>o</w:t>
        </w:r>
        <w:r w:rsidRPr="00224631">
          <w:t xml:space="preserve">C) for 5 min. </w:t>
        </w:r>
      </w:ins>
    </w:p>
    <w:p w14:paraId="626B8F88" w14:textId="694DAC26" w:rsidR="00543774" w:rsidRPr="00765B9A" w:rsidRDefault="00543774" w:rsidP="009C5ACD">
      <w:pPr>
        <w:pStyle w:val="ListParagraph"/>
        <w:numPr>
          <w:ilvl w:val="1"/>
          <w:numId w:val="29"/>
        </w:numPr>
        <w:ind w:hanging="357"/>
        <w:rPr>
          <w:ins w:id="414" w:author="Xochitl Morgan" w:date="2018-02-22T13:26:00Z"/>
          <w:i/>
        </w:rPr>
      </w:pPr>
      <w:ins w:id="415" w:author="Xochitl Morgan" w:date="2018-02-22T13:26:00Z">
        <w:r w:rsidRPr="00765B9A">
          <w:rPr>
            <w:i/>
          </w:rPr>
          <w:t xml:space="preserve">Note: during this time begin setting up tubes for </w:t>
        </w:r>
      </w:ins>
      <w:ins w:id="416" w:author="Xochitl Morgan" w:date="2018-02-22T13:36:00Z">
        <w:r w:rsidR="00765B9A">
          <w:rPr>
            <w:i/>
          </w:rPr>
          <w:fldChar w:fldCharType="begin"/>
        </w:r>
        <w:r w:rsidR="00765B9A">
          <w:rPr>
            <w:i/>
          </w:rPr>
          <w:instrText xml:space="preserve"> HYPERLINK  \l "_Preparation_of_serial" </w:instrText>
        </w:r>
        <w:r w:rsidR="00765B9A">
          <w:rPr>
            <w:i/>
          </w:rPr>
          <w:fldChar w:fldCharType="separate"/>
        </w:r>
        <w:r w:rsidRPr="00765B9A">
          <w:rPr>
            <w:rStyle w:val="Hyperlink"/>
            <w:i/>
          </w:rPr>
          <w:t>dilution series</w:t>
        </w:r>
        <w:r w:rsidR="00765B9A">
          <w:rPr>
            <w:i/>
          </w:rPr>
          <w:fldChar w:fldCharType="end"/>
        </w:r>
      </w:ins>
      <w:ins w:id="417" w:author="Xochitl Morgan" w:date="2018-02-22T13:26:00Z">
        <w:r w:rsidRPr="00765B9A">
          <w:rPr>
            <w:i/>
          </w:rPr>
          <w:t>.</w:t>
        </w:r>
      </w:ins>
    </w:p>
    <w:p w14:paraId="536E50DC" w14:textId="77777777" w:rsidR="00543774" w:rsidRDefault="00543774" w:rsidP="009C5ACD">
      <w:pPr>
        <w:pStyle w:val="ListParagraph"/>
        <w:numPr>
          <w:ilvl w:val="0"/>
          <w:numId w:val="29"/>
        </w:numPr>
        <w:ind w:hanging="357"/>
        <w:rPr>
          <w:ins w:id="418" w:author="Xochitl Morgan" w:date="2018-02-22T13:26:00Z"/>
        </w:rPr>
      </w:pPr>
      <w:ins w:id="419" w:author="Xochitl Morgan" w:date="2018-02-22T13:26:00Z">
        <w:r>
          <w:t xml:space="preserve">Centrifuge the 2 mL tubes for 1 min at 10,000 rpm. </w:t>
        </w:r>
      </w:ins>
    </w:p>
    <w:p w14:paraId="4A20FCCF" w14:textId="77777777" w:rsidR="00543774" w:rsidRDefault="00543774" w:rsidP="009C5ACD">
      <w:pPr>
        <w:pStyle w:val="ListParagraph"/>
        <w:numPr>
          <w:ilvl w:val="0"/>
          <w:numId w:val="29"/>
        </w:numPr>
        <w:ind w:hanging="357"/>
        <w:rPr>
          <w:ins w:id="420" w:author="Xochitl Morgan" w:date="2018-02-22T13:26:00Z"/>
        </w:rPr>
      </w:pPr>
      <w:ins w:id="421" w:author="Xochitl Morgan" w:date="2018-02-22T13:26:00Z">
        <w:r>
          <w:t xml:space="preserve">Avoiding the pellet, transfer up to 600 </w:t>
        </w:r>
        <w:r>
          <w:rPr>
            <w:rFonts w:eastAsiaTheme="minorEastAsia" w:cs="Arial"/>
          </w:rPr>
          <w:t>µ</w:t>
        </w:r>
        <w:r>
          <w:t xml:space="preserve">L of supernatant to a </w:t>
        </w:r>
        <w:r w:rsidRPr="00546EC6">
          <w:rPr>
            <w:b/>
          </w:rPr>
          <w:t>clean 2 m</w:t>
        </w:r>
        <w:r>
          <w:rPr>
            <w:b/>
          </w:rPr>
          <w:t>L</w:t>
        </w:r>
        <w:r w:rsidRPr="00546EC6">
          <w:rPr>
            <w:b/>
          </w:rPr>
          <w:t xml:space="preserve"> collection tube</w:t>
        </w:r>
        <w:r>
          <w:t>.</w:t>
        </w:r>
      </w:ins>
    </w:p>
    <w:p w14:paraId="6E8F78D3" w14:textId="77777777" w:rsidR="00543774" w:rsidRDefault="00543774" w:rsidP="009C5ACD">
      <w:pPr>
        <w:pStyle w:val="ListParagraph"/>
        <w:numPr>
          <w:ilvl w:val="0"/>
          <w:numId w:val="29"/>
        </w:numPr>
        <w:ind w:hanging="357"/>
        <w:rPr>
          <w:ins w:id="422" w:author="Xochitl Morgan" w:date="2018-02-22T13:26:00Z"/>
        </w:rPr>
      </w:pPr>
      <w:ins w:id="423" w:author="Xochitl Morgan" w:date="2018-02-22T13:26:00Z">
        <w:r>
          <w:t xml:space="preserve">Add 200 </w:t>
        </w:r>
        <w:r>
          <w:rPr>
            <w:rFonts w:eastAsiaTheme="minorEastAsia" w:cs="Arial"/>
          </w:rPr>
          <w:t>µ</w:t>
        </w:r>
        <w:r>
          <w:t xml:space="preserve">L of </w:t>
        </w:r>
        <w:r w:rsidRPr="00546EC6">
          <w:rPr>
            <w:b/>
          </w:rPr>
          <w:t>Solution C3</w:t>
        </w:r>
        <w:r>
          <w:t xml:space="preserve"> and vortex briefly. </w:t>
        </w:r>
      </w:ins>
    </w:p>
    <w:p w14:paraId="111B1883" w14:textId="77777777" w:rsidR="00543774" w:rsidRDefault="00543774" w:rsidP="009C5ACD">
      <w:pPr>
        <w:pStyle w:val="ListParagraph"/>
        <w:numPr>
          <w:ilvl w:val="0"/>
          <w:numId w:val="29"/>
        </w:numPr>
        <w:ind w:hanging="357"/>
        <w:rPr>
          <w:ins w:id="424" w:author="Xochitl Morgan" w:date="2018-02-22T13:26:00Z"/>
        </w:rPr>
      </w:pPr>
      <w:ins w:id="425" w:author="Xochitl Morgan" w:date="2018-02-22T13:26:00Z">
        <w:r>
          <w:t xml:space="preserve">Incubate in the </w:t>
        </w:r>
        <w:proofErr w:type="spellStart"/>
        <w:r>
          <w:t>coldroom</w:t>
        </w:r>
        <w:proofErr w:type="spellEnd"/>
        <w:r>
          <w:t xml:space="preserve"> (4</w:t>
        </w:r>
        <w:r w:rsidRPr="00796682">
          <w:rPr>
            <w:vertAlign w:val="superscript"/>
          </w:rPr>
          <w:t>o</w:t>
        </w:r>
        <w:r>
          <w:t>C) for 5 min.</w:t>
        </w:r>
      </w:ins>
    </w:p>
    <w:p w14:paraId="578815C2" w14:textId="77777777" w:rsidR="00543774" w:rsidRDefault="00543774" w:rsidP="009C5ACD">
      <w:pPr>
        <w:pStyle w:val="ListParagraph"/>
        <w:numPr>
          <w:ilvl w:val="0"/>
          <w:numId w:val="29"/>
        </w:numPr>
        <w:ind w:hanging="357"/>
        <w:rPr>
          <w:ins w:id="426" w:author="Xochitl Morgan" w:date="2018-02-22T13:26:00Z"/>
        </w:rPr>
      </w:pPr>
      <w:ins w:id="427" w:author="Xochitl Morgan" w:date="2018-02-22T13:26:00Z">
        <w:r>
          <w:t>Centrifuge the tubes for 1 minute at 10,000 rpm.</w:t>
        </w:r>
      </w:ins>
    </w:p>
    <w:p w14:paraId="1AB787D9" w14:textId="47EB5898" w:rsidR="00543774" w:rsidRDefault="00543774" w:rsidP="009C5ACD">
      <w:pPr>
        <w:pStyle w:val="ListParagraph"/>
        <w:numPr>
          <w:ilvl w:val="0"/>
          <w:numId w:val="29"/>
        </w:numPr>
        <w:ind w:hanging="357"/>
        <w:rPr>
          <w:ins w:id="428" w:author="Xochitl Morgan" w:date="2018-02-22T13:26:00Z"/>
        </w:rPr>
      </w:pPr>
      <w:ins w:id="429" w:author="Xochitl Morgan" w:date="2018-02-22T13:26:00Z">
        <w:r>
          <w:t xml:space="preserve">Transfer up to 700 </w:t>
        </w:r>
        <w:r>
          <w:rPr>
            <w:rFonts w:eastAsiaTheme="minorEastAsia" w:cs="Arial"/>
          </w:rPr>
          <w:t>µ</w:t>
        </w:r>
        <w:r>
          <w:t xml:space="preserve">L of supernatant to a clean </w:t>
        </w:r>
        <w:r w:rsidRPr="00546EC6">
          <w:rPr>
            <w:b/>
          </w:rPr>
          <w:t>2 m</w:t>
        </w:r>
        <w:r>
          <w:rPr>
            <w:b/>
          </w:rPr>
          <w:t>L</w:t>
        </w:r>
        <w:r w:rsidRPr="00546EC6">
          <w:rPr>
            <w:b/>
          </w:rPr>
          <w:t xml:space="preserve"> collection tube</w:t>
        </w:r>
        <w:r>
          <w:t>.</w:t>
        </w:r>
      </w:ins>
      <w:ins w:id="430" w:author="Xochitl Morgan" w:date="2018-02-22T13:36:00Z">
        <w:r w:rsidR="007E2DE7">
          <w:t xml:space="preserve"> </w:t>
        </w:r>
      </w:ins>
      <w:ins w:id="431" w:author="Xochitl Morgan" w:date="2018-02-22T13:37:00Z">
        <w:r w:rsidR="007F2D4C">
          <w:t>(</w:t>
        </w:r>
        <w:r w:rsidR="00895BA3" w:rsidRPr="00EB42E9">
          <w:rPr>
            <w:i/>
          </w:rPr>
          <w:t xml:space="preserve">Note: </w:t>
        </w:r>
      </w:ins>
      <w:ins w:id="432" w:author="Xochitl Morgan" w:date="2018-02-22T13:36:00Z">
        <w:r w:rsidR="007E2DE7" w:rsidRPr="00EB42E9">
          <w:rPr>
            <w:i/>
          </w:rPr>
          <w:t>Avoid accidental aspiration of the pellet</w:t>
        </w:r>
        <w:r w:rsidR="007F2D4C">
          <w:t>).</w:t>
        </w:r>
      </w:ins>
    </w:p>
    <w:p w14:paraId="0DE3578B" w14:textId="77777777" w:rsidR="00543774" w:rsidRDefault="00543774" w:rsidP="009C5ACD">
      <w:pPr>
        <w:pStyle w:val="ListParagraph"/>
        <w:numPr>
          <w:ilvl w:val="0"/>
          <w:numId w:val="29"/>
        </w:numPr>
        <w:ind w:hanging="357"/>
        <w:rPr>
          <w:ins w:id="433" w:author="Xochitl Morgan" w:date="2018-02-22T13:26:00Z"/>
        </w:rPr>
      </w:pPr>
      <w:ins w:id="434" w:author="Xochitl Morgan" w:date="2018-02-22T13:26:00Z">
        <w:r>
          <w:t xml:space="preserve">Shake solution C4 to mix before use, then add 1200 </w:t>
        </w:r>
        <w:r>
          <w:rPr>
            <w:rFonts w:eastAsiaTheme="minorEastAsia" w:cs="Arial"/>
          </w:rPr>
          <w:t>µ</w:t>
        </w:r>
        <w:r>
          <w:t xml:space="preserve">L of </w:t>
        </w:r>
        <w:r w:rsidRPr="00546EC6">
          <w:rPr>
            <w:b/>
          </w:rPr>
          <w:t>C4 Solution</w:t>
        </w:r>
        <w:r>
          <w:t xml:space="preserve"> to the supernatant and vortex for 5 sec. </w:t>
        </w:r>
        <w:commentRangeStart w:id="435"/>
        <w:r w:rsidRPr="00546EC6">
          <w:rPr>
            <w:i/>
          </w:rPr>
          <w:t xml:space="preserve">Note: it is easiest to pipette 2 x 600 </w:t>
        </w:r>
        <w:r w:rsidRPr="00546EC6">
          <w:rPr>
            <w:rFonts w:eastAsiaTheme="minorEastAsia" w:cs="Arial"/>
            <w:i/>
          </w:rPr>
          <w:t>µ</w:t>
        </w:r>
        <w:r>
          <w:rPr>
            <w:i/>
          </w:rPr>
          <w:t>L</w:t>
        </w:r>
        <w:r w:rsidRPr="00546EC6">
          <w:rPr>
            <w:i/>
          </w:rPr>
          <w:t xml:space="preserve"> volumes</w:t>
        </w:r>
        <w:r>
          <w:rPr>
            <w:i/>
          </w:rPr>
          <w:t xml:space="preserve"> into the same tube</w:t>
        </w:r>
        <w:r w:rsidRPr="00546EC6">
          <w:rPr>
            <w:i/>
          </w:rPr>
          <w:t xml:space="preserve">. </w:t>
        </w:r>
        <w:r w:rsidRPr="00546EC6">
          <w:rPr>
            <w:b/>
          </w:rPr>
          <w:t>DO NOT</w:t>
        </w:r>
        <w:r>
          <w:t xml:space="preserve"> add more volume than will fit in the tube, fill to just below the rim. Remember the lid needs to close</w:t>
        </w:r>
      </w:ins>
      <w:commentRangeEnd w:id="435"/>
      <w:ins w:id="436" w:author="Xochitl Morgan" w:date="2018-02-22T13:38:00Z">
        <w:r w:rsidR="00427B63">
          <w:rPr>
            <w:rStyle w:val="CommentReference"/>
          </w:rPr>
          <w:commentReference w:id="435"/>
        </w:r>
      </w:ins>
      <w:ins w:id="438" w:author="Xochitl Morgan" w:date="2018-02-22T13:26:00Z">
        <w:r>
          <w:t>.</w:t>
        </w:r>
      </w:ins>
    </w:p>
    <w:p w14:paraId="65A21C73" w14:textId="77777777" w:rsidR="00543774" w:rsidRDefault="00543774" w:rsidP="009C5ACD">
      <w:pPr>
        <w:pStyle w:val="ListParagraph"/>
        <w:numPr>
          <w:ilvl w:val="0"/>
          <w:numId w:val="29"/>
        </w:numPr>
        <w:ind w:hanging="357"/>
        <w:rPr>
          <w:ins w:id="439" w:author="Xochitl Morgan" w:date="2018-02-22T13:26:00Z"/>
        </w:rPr>
      </w:pPr>
      <w:ins w:id="440" w:author="Xochitl Morgan" w:date="2018-02-22T13:26:00Z">
        <w:r>
          <w:t xml:space="preserve">Load 675 </w:t>
        </w:r>
        <w:r>
          <w:rPr>
            <w:rFonts w:eastAsiaTheme="minorEastAsia" w:cs="Arial"/>
          </w:rPr>
          <w:t>µ</w:t>
        </w:r>
        <w:r>
          <w:t>L of the supernatant onto a MB Spin column.</w:t>
        </w:r>
      </w:ins>
    </w:p>
    <w:p w14:paraId="172A6762" w14:textId="77777777" w:rsidR="00543774" w:rsidRDefault="00543774" w:rsidP="009C5ACD">
      <w:pPr>
        <w:pStyle w:val="ListParagraph"/>
        <w:numPr>
          <w:ilvl w:val="0"/>
          <w:numId w:val="29"/>
        </w:numPr>
        <w:ind w:hanging="357"/>
        <w:rPr>
          <w:ins w:id="441" w:author="Xochitl Morgan" w:date="2018-02-22T13:26:00Z"/>
        </w:rPr>
      </w:pPr>
      <w:ins w:id="442" w:author="Xochitl Morgan" w:date="2018-02-22T13:26:00Z">
        <w:r>
          <w:t>Centrifuge at 10,000 rpm for 1 min. Discard flow through.</w:t>
        </w:r>
      </w:ins>
    </w:p>
    <w:p w14:paraId="50CCDAE4" w14:textId="77777777" w:rsidR="00543774" w:rsidRDefault="00543774" w:rsidP="009C5ACD">
      <w:pPr>
        <w:pStyle w:val="ListParagraph"/>
        <w:numPr>
          <w:ilvl w:val="0"/>
          <w:numId w:val="29"/>
        </w:numPr>
        <w:ind w:hanging="357"/>
        <w:rPr>
          <w:ins w:id="443" w:author="Xochitl Morgan" w:date="2018-02-22T13:26:00Z"/>
        </w:rPr>
      </w:pPr>
      <w:ins w:id="444" w:author="Xochitl Morgan" w:date="2018-02-22T13:26:00Z">
        <w:r>
          <w:t xml:space="preserve">Load a further 675 </w:t>
        </w:r>
        <w:r>
          <w:rPr>
            <w:rFonts w:eastAsiaTheme="minorEastAsia" w:cs="Arial"/>
          </w:rPr>
          <w:t>µ</w:t>
        </w:r>
        <w:r>
          <w:t>L of the supernatant onto the same MB Spin column.</w:t>
        </w:r>
      </w:ins>
    </w:p>
    <w:p w14:paraId="5DF630D2" w14:textId="77777777" w:rsidR="00543774" w:rsidRDefault="00543774" w:rsidP="009C5ACD">
      <w:pPr>
        <w:pStyle w:val="ListParagraph"/>
        <w:numPr>
          <w:ilvl w:val="0"/>
          <w:numId w:val="29"/>
        </w:numPr>
        <w:ind w:hanging="357"/>
        <w:rPr>
          <w:ins w:id="445" w:author="Xochitl Morgan" w:date="2018-02-22T13:26:00Z"/>
        </w:rPr>
      </w:pPr>
      <w:ins w:id="446" w:author="Xochitl Morgan" w:date="2018-02-22T13:26:00Z">
        <w:r>
          <w:t>Centrifuge at 10,000 rpm for 1 min. Discard flow through.</w:t>
        </w:r>
      </w:ins>
    </w:p>
    <w:p w14:paraId="48BBD9E1" w14:textId="77777777" w:rsidR="00543774" w:rsidRDefault="00543774" w:rsidP="009C5ACD">
      <w:pPr>
        <w:pStyle w:val="ListParagraph"/>
        <w:numPr>
          <w:ilvl w:val="0"/>
          <w:numId w:val="29"/>
        </w:numPr>
        <w:ind w:hanging="357"/>
        <w:rPr>
          <w:ins w:id="447" w:author="Xochitl Morgan" w:date="2018-02-22T13:26:00Z"/>
        </w:rPr>
      </w:pPr>
      <w:ins w:id="448" w:author="Xochitl Morgan" w:date="2018-02-22T13:26:00Z">
        <w:r>
          <w:t>Add the remaining supernatant onto the MB spin column.</w:t>
        </w:r>
      </w:ins>
    </w:p>
    <w:p w14:paraId="69A274A9" w14:textId="77777777" w:rsidR="00543774" w:rsidRDefault="00543774" w:rsidP="009C5ACD">
      <w:pPr>
        <w:pStyle w:val="ListParagraph"/>
        <w:numPr>
          <w:ilvl w:val="0"/>
          <w:numId w:val="29"/>
        </w:numPr>
        <w:ind w:hanging="357"/>
        <w:rPr>
          <w:ins w:id="449" w:author="Xochitl Morgan" w:date="2018-02-22T13:26:00Z"/>
        </w:rPr>
      </w:pPr>
      <w:ins w:id="450" w:author="Xochitl Morgan" w:date="2018-02-22T13:26:00Z">
        <w:r>
          <w:t>Centrifuge at 10,000 rpm for 1 min. Discard flow through.</w:t>
        </w:r>
      </w:ins>
    </w:p>
    <w:p w14:paraId="18627520" w14:textId="77777777" w:rsidR="00543774" w:rsidRDefault="00543774" w:rsidP="009C5ACD">
      <w:pPr>
        <w:pStyle w:val="ListParagraph"/>
        <w:numPr>
          <w:ilvl w:val="0"/>
          <w:numId w:val="29"/>
        </w:numPr>
        <w:ind w:hanging="357"/>
        <w:rPr>
          <w:ins w:id="451" w:author="Xochitl Morgan" w:date="2018-02-22T13:26:00Z"/>
        </w:rPr>
      </w:pPr>
      <w:ins w:id="452" w:author="Xochitl Morgan" w:date="2018-02-22T13:26:00Z">
        <w:r>
          <w:t xml:space="preserve">Add 500 </w:t>
        </w:r>
        <w:r>
          <w:rPr>
            <w:rFonts w:eastAsiaTheme="minorEastAsia" w:cs="Arial"/>
          </w:rPr>
          <w:t>µ</w:t>
        </w:r>
        <w:r>
          <w:t xml:space="preserve">L of </w:t>
        </w:r>
        <w:r w:rsidRPr="00020E5B">
          <w:rPr>
            <w:b/>
          </w:rPr>
          <w:t>Solution C5</w:t>
        </w:r>
        <w:r>
          <w:t xml:space="preserve"> to the MB column and centrifuge for 30 sec at 10,000 rpm. Discard the flow through. </w:t>
        </w:r>
      </w:ins>
    </w:p>
    <w:p w14:paraId="14341E86" w14:textId="77777777" w:rsidR="00543774" w:rsidRDefault="00543774" w:rsidP="009C5ACD">
      <w:pPr>
        <w:pStyle w:val="ListParagraph"/>
        <w:numPr>
          <w:ilvl w:val="0"/>
          <w:numId w:val="29"/>
        </w:numPr>
        <w:ind w:hanging="357"/>
        <w:rPr>
          <w:ins w:id="453" w:author="Xochitl Morgan" w:date="2018-02-22T13:26:00Z"/>
        </w:rPr>
      </w:pPr>
      <w:ins w:id="454" w:author="Xochitl Morgan" w:date="2018-02-22T13:26:00Z">
        <w:r>
          <w:t>Centrifuge again for 1 min at 10,000 rpm to remove any residual Solution C5.</w:t>
        </w:r>
      </w:ins>
    </w:p>
    <w:p w14:paraId="2E83C29D" w14:textId="77777777" w:rsidR="00543774" w:rsidRDefault="00543774" w:rsidP="009C5ACD">
      <w:pPr>
        <w:pStyle w:val="ListParagraph"/>
        <w:numPr>
          <w:ilvl w:val="0"/>
          <w:numId w:val="29"/>
        </w:numPr>
        <w:ind w:hanging="357"/>
        <w:rPr>
          <w:ins w:id="455" w:author="Xochitl Morgan" w:date="2018-02-22T13:26:00Z"/>
        </w:rPr>
      </w:pPr>
      <w:ins w:id="456" w:author="Xochitl Morgan" w:date="2018-02-22T13:26:00Z">
        <w:r w:rsidRPr="00D1311B">
          <w:rPr>
            <w:b/>
          </w:rPr>
          <w:t>Carefully</w:t>
        </w:r>
        <w:r>
          <w:t xml:space="preserve"> place spin filter in a clean 2 mL collection tube. Avoid transferring any Solution C5 onto the MB column.</w:t>
        </w:r>
      </w:ins>
    </w:p>
    <w:p w14:paraId="0FCDC2E7" w14:textId="77777777" w:rsidR="00543774" w:rsidRDefault="00543774" w:rsidP="009C5ACD">
      <w:pPr>
        <w:pStyle w:val="ListParagraph"/>
        <w:numPr>
          <w:ilvl w:val="0"/>
          <w:numId w:val="29"/>
        </w:numPr>
        <w:ind w:hanging="357"/>
        <w:rPr>
          <w:ins w:id="457" w:author="Xochitl Morgan" w:date="2018-02-22T13:26:00Z"/>
        </w:rPr>
      </w:pPr>
      <w:ins w:id="458" w:author="Xochitl Morgan" w:date="2018-02-22T13:26:00Z">
        <w:r w:rsidRPr="006B3D84">
          <w:rPr>
            <w:b/>
          </w:rPr>
          <w:t>Carefully</w:t>
        </w:r>
        <w:r>
          <w:t xml:space="preserve"> add 100 </w:t>
        </w:r>
        <w:r>
          <w:rPr>
            <w:rFonts w:eastAsiaTheme="minorEastAsia" w:cs="Arial"/>
          </w:rPr>
          <w:t>µ</w:t>
        </w:r>
        <w:r>
          <w:t xml:space="preserve">L of Solution C6 to the </w:t>
        </w:r>
        <w:proofErr w:type="spellStart"/>
        <w:r>
          <w:t>centre</w:t>
        </w:r>
        <w:proofErr w:type="spellEnd"/>
        <w:r>
          <w:t xml:space="preserve"> of the white filter membrane. Do not puncture with pipette!</w:t>
        </w:r>
      </w:ins>
    </w:p>
    <w:p w14:paraId="63BABE6E" w14:textId="77777777" w:rsidR="00543774" w:rsidRDefault="00543774" w:rsidP="009C5ACD">
      <w:pPr>
        <w:pStyle w:val="ListParagraph"/>
        <w:numPr>
          <w:ilvl w:val="0"/>
          <w:numId w:val="29"/>
        </w:numPr>
        <w:ind w:hanging="357"/>
        <w:rPr>
          <w:ins w:id="459" w:author="Xochitl Morgan" w:date="2018-02-22T13:26:00Z"/>
        </w:rPr>
      </w:pPr>
      <w:ins w:id="460" w:author="Xochitl Morgan" w:date="2018-02-22T13:26:00Z">
        <w:r w:rsidRPr="006B3D84">
          <w:t>Centrifuge</w:t>
        </w:r>
        <w:r>
          <w:t xml:space="preserve"> for 30 sec at 10,000 rpm. Discard the MB spin column.</w:t>
        </w:r>
      </w:ins>
    </w:p>
    <w:p w14:paraId="0E2869BD" w14:textId="50DE5CFE" w:rsidR="00543774" w:rsidRPr="000F1873" w:rsidRDefault="00543774" w:rsidP="009C5ACD">
      <w:pPr>
        <w:pStyle w:val="ListParagraph"/>
        <w:numPr>
          <w:ilvl w:val="0"/>
          <w:numId w:val="29"/>
        </w:numPr>
        <w:ind w:hanging="357"/>
        <w:rPr>
          <w:ins w:id="461" w:author="Xochitl Morgan" w:date="2018-02-22T13:26:00Z"/>
        </w:rPr>
      </w:pPr>
      <w:ins w:id="462" w:author="Xochitl Morgan" w:date="2018-02-22T13:26:00Z">
        <w:r>
          <w:t>Retain the flow through in the collection tube. This is your DNA. Label each tube carefully as me</w:t>
        </w:r>
        <w:r w:rsidR="00B51350">
          <w:t>ntioned above (section on label</w:t>
        </w:r>
        <w:r>
          <w:t>ing). Store at -20</w:t>
        </w:r>
        <w:r w:rsidRPr="00E240C6">
          <w:rPr>
            <w:vertAlign w:val="superscript"/>
          </w:rPr>
          <w:t>o</w:t>
        </w:r>
        <w:r>
          <w:t>C.</w:t>
        </w:r>
      </w:ins>
    </w:p>
    <w:p w14:paraId="5DB01B27" w14:textId="77777777" w:rsidR="00356B31" w:rsidRDefault="00356B31" w:rsidP="008D5FFE">
      <w:pPr>
        <w:rPr>
          <w:ins w:id="463" w:author="Xochitl Morgan" w:date="2018-02-23T09:50:00Z"/>
        </w:rPr>
      </w:pPr>
    </w:p>
    <w:p w14:paraId="7E8A1F39" w14:textId="1EEBF8AF" w:rsidR="00356B31" w:rsidRDefault="00356B31" w:rsidP="00950873">
      <w:pPr>
        <w:pStyle w:val="Heading3"/>
      </w:pPr>
      <w:bookmarkStart w:id="464" w:name="_Toc380999415"/>
      <w:ins w:id="465" w:author="Xochitl Morgan" w:date="2018-02-23T09:50:00Z">
        <w:r>
          <w:t>Quality control of DNA extracted from samples</w:t>
        </w:r>
      </w:ins>
      <w:bookmarkEnd w:id="464"/>
    </w:p>
    <w:p w14:paraId="119C8BAF" w14:textId="77777777" w:rsidR="00772A12" w:rsidRDefault="00772A12" w:rsidP="00950873">
      <w:pPr>
        <w:pStyle w:val="Heading4"/>
      </w:pPr>
      <w:bookmarkStart w:id="466" w:name="_Preparation_of_serial"/>
      <w:bookmarkStart w:id="467" w:name="_Preparation_of_serial_1"/>
      <w:bookmarkEnd w:id="466"/>
      <w:bookmarkEnd w:id="467"/>
      <w:r>
        <w:t>Preparation of serial dilution</w:t>
      </w:r>
    </w:p>
    <w:p w14:paraId="7E87BB90" w14:textId="7A389021" w:rsidR="0060342A" w:rsidRDefault="0060342A" w:rsidP="00772A12">
      <w:pPr>
        <w:rPr>
          <w:ins w:id="468" w:author="Xochitl Morgan" w:date="2018-02-22T14:04:00Z"/>
        </w:rPr>
      </w:pPr>
      <w:commentRangeStart w:id="469"/>
      <w:r>
        <w:t xml:space="preserve">The aims of </w:t>
      </w:r>
      <w:ins w:id="470" w:author="Xochitl Morgan" w:date="2018-02-22T14:03:00Z">
        <w:r w:rsidR="005C6C59">
          <w:t>the serial dilution exercise are</w:t>
        </w:r>
      </w:ins>
      <w:r>
        <w:t xml:space="preserve"> 1) to quantify your DNA yields and 2</w:t>
      </w:r>
      <w:r w:rsidR="00F459DF">
        <w:t xml:space="preserve">) to compare the accuracy of a </w:t>
      </w:r>
      <w:proofErr w:type="spellStart"/>
      <w:r w:rsidR="00F459DF">
        <w:t>N</w:t>
      </w:r>
      <w:r>
        <w:t>anodrop</w:t>
      </w:r>
      <w:proofErr w:type="spellEnd"/>
      <w:r>
        <w:t xml:space="preserve"> and </w:t>
      </w:r>
      <w:proofErr w:type="spellStart"/>
      <w:r>
        <w:t>fluorometry</w:t>
      </w:r>
      <w:proofErr w:type="spellEnd"/>
      <w:r>
        <w:t xml:space="preserve">. </w:t>
      </w:r>
      <w:r w:rsidR="00F459DF">
        <w:t xml:space="preserve"> A </w:t>
      </w:r>
      <w:proofErr w:type="spellStart"/>
      <w:r w:rsidR="00F459DF">
        <w:t>Nanodrop</w:t>
      </w:r>
      <w:proofErr w:type="spellEnd"/>
      <w:r w:rsidR="00F459DF">
        <w:t xml:space="preserve"> is a small-volume spectrophotometer, which exposes a sample of DNA or RNA to ultraviolet light (wavelength 260 nanometers), and measures the amount of UV light absorbed by the nucleic acid. A higher concentration of nucleic acid will absorb more UV light. </w:t>
      </w:r>
      <w:r w:rsidR="00BB264B">
        <w:t xml:space="preserve">In </w:t>
      </w:r>
      <w:proofErr w:type="spellStart"/>
      <w:r w:rsidR="00BB264B">
        <w:t>fluorimetry</w:t>
      </w:r>
      <w:proofErr w:type="spellEnd"/>
      <w:r w:rsidR="00BB264B">
        <w:t xml:space="preserve">, dyes are added to samples that fluoresce only when bound to nucleic acids, and a fluorescence photometer is used to measure the intensity of fluorescence. </w:t>
      </w:r>
      <w:r w:rsidR="004346A3">
        <w:t xml:space="preserve">A higher concentration of nucleic acids will bind more dye and thus have higher fluorescence. </w:t>
      </w:r>
      <w:commentRangeEnd w:id="469"/>
      <w:r w:rsidR="005C6C59">
        <w:rPr>
          <w:rStyle w:val="CommentReference"/>
        </w:rPr>
        <w:commentReference w:id="469"/>
      </w:r>
    </w:p>
    <w:p w14:paraId="04184871" w14:textId="77777777" w:rsidR="0010319C" w:rsidRDefault="0010319C" w:rsidP="0010319C">
      <w:pPr>
        <w:rPr>
          <w:ins w:id="471" w:author="Xochitl Morgan" w:date="2018-02-22T14:04:00Z"/>
        </w:rPr>
      </w:pPr>
    </w:p>
    <w:p w14:paraId="6CEE9FE9" w14:textId="77777777" w:rsidR="0010319C" w:rsidRDefault="0010319C" w:rsidP="0010319C">
      <w:pPr>
        <w:rPr>
          <w:ins w:id="472" w:author="Xochitl Morgan" w:date="2018-02-22T14:07:00Z"/>
        </w:rPr>
      </w:pPr>
      <w:commentRangeStart w:id="473"/>
      <w:ins w:id="474" w:author="Xochitl Morgan" w:date="2018-02-22T14:04:00Z">
        <w:r>
          <w:t xml:space="preserve">Prepare a 10-fold dilution series of </w:t>
        </w:r>
        <w:commentRangeStart w:id="475"/>
        <w:r w:rsidRPr="006B3D84">
          <w:rPr>
            <w:b/>
            <w:u w:val="single"/>
          </w:rPr>
          <w:t>one</w:t>
        </w:r>
        <w:commentRangeEnd w:id="475"/>
        <w:r>
          <w:rPr>
            <w:rStyle w:val="CommentReference"/>
          </w:rPr>
          <w:commentReference w:id="475"/>
        </w:r>
        <w:r>
          <w:t xml:space="preserve"> extracted DNA sample (either your topsoil, nasal or 1000 mL water sample), for use in PCR. </w:t>
        </w:r>
        <w:commentRangeEnd w:id="473"/>
        <w:r w:rsidR="009F34AA">
          <w:rPr>
            <w:rStyle w:val="CommentReference"/>
          </w:rPr>
          <w:commentReference w:id="473"/>
        </w:r>
      </w:ins>
    </w:p>
    <w:p w14:paraId="4BB10D0F" w14:textId="77777777" w:rsidR="005327C4" w:rsidRDefault="005327C4" w:rsidP="0010319C">
      <w:pPr>
        <w:rPr>
          <w:ins w:id="477" w:author="Xochitl Morgan" w:date="2018-02-22T14:04:00Z"/>
        </w:rPr>
      </w:pPr>
    </w:p>
    <w:p w14:paraId="1979B199" w14:textId="77777777" w:rsidR="0010319C" w:rsidRDefault="0010319C" w:rsidP="0010319C">
      <w:pPr>
        <w:rPr>
          <w:ins w:id="478" w:author="Xochitl Morgan" w:date="2018-02-22T14:04:00Z"/>
        </w:rPr>
      </w:pPr>
      <w:ins w:id="479" w:author="Xochitl Morgan" w:date="2018-02-22T14:04:00Z">
        <w:r>
          <w:t xml:space="preserve">Change filter tips between each pipetting event to prevent carryover. </w:t>
        </w:r>
      </w:ins>
    </w:p>
    <w:p w14:paraId="6C9EE91C" w14:textId="77777777" w:rsidR="0010319C" w:rsidRDefault="0010319C" w:rsidP="0010319C">
      <w:pPr>
        <w:rPr>
          <w:ins w:id="480" w:author="Xochitl Morgan" w:date="2018-02-22T14:04:00Z"/>
        </w:rPr>
      </w:pPr>
    </w:p>
    <w:p w14:paraId="2761CFA9" w14:textId="77777777" w:rsidR="0010319C" w:rsidRDefault="0010319C">
      <w:pPr>
        <w:pStyle w:val="ListParagraph"/>
        <w:numPr>
          <w:ilvl w:val="0"/>
          <w:numId w:val="30"/>
        </w:numPr>
        <w:ind w:left="714" w:hanging="357"/>
        <w:rPr>
          <w:ins w:id="481" w:author="Xochitl Morgan" w:date="2018-02-22T14:04:00Z"/>
        </w:rPr>
        <w:pPrChange w:id="482" w:author="Xochitl Morgan" w:date="2018-02-23T10:10:00Z">
          <w:pPr>
            <w:pStyle w:val="ListParagraph"/>
            <w:numPr>
              <w:numId w:val="30"/>
            </w:numPr>
            <w:spacing w:line="360" w:lineRule="auto"/>
            <w:ind w:hanging="360"/>
          </w:pPr>
        </w:pPrChange>
      </w:pPr>
      <w:ins w:id="483" w:author="Xochitl Morgan" w:date="2018-02-22T14:04:00Z">
        <w:r>
          <w:t xml:space="preserve">Set up a 10-fold serial dilution using </w:t>
        </w:r>
        <w:commentRangeStart w:id="484"/>
        <w:r>
          <w:t>4</w:t>
        </w:r>
        <w:commentRangeEnd w:id="484"/>
        <w:r>
          <w:rPr>
            <w:rStyle w:val="CommentReference"/>
          </w:rPr>
          <w:commentReference w:id="484"/>
        </w:r>
        <w:r>
          <w:t xml:space="preserve"> sterile 1.5 mL microfuge tubes. Label them clearly.</w:t>
        </w:r>
      </w:ins>
    </w:p>
    <w:p w14:paraId="6E683CDD" w14:textId="77777777" w:rsidR="0010319C" w:rsidRDefault="0010319C">
      <w:pPr>
        <w:pStyle w:val="ListParagraph"/>
        <w:numPr>
          <w:ilvl w:val="0"/>
          <w:numId w:val="30"/>
        </w:numPr>
        <w:ind w:left="714" w:hanging="357"/>
        <w:rPr>
          <w:ins w:id="485" w:author="Xochitl Morgan" w:date="2018-02-22T14:04:00Z"/>
        </w:rPr>
        <w:pPrChange w:id="486" w:author="Xochitl Morgan" w:date="2018-02-23T10:10:00Z">
          <w:pPr>
            <w:pStyle w:val="ListParagraph"/>
            <w:numPr>
              <w:numId w:val="30"/>
            </w:numPr>
            <w:spacing w:line="360" w:lineRule="auto"/>
            <w:ind w:hanging="360"/>
          </w:pPr>
        </w:pPrChange>
      </w:pPr>
      <w:ins w:id="487" w:author="Xochitl Morgan" w:date="2018-02-22T14:04:00Z">
        <w:r>
          <w:t xml:space="preserve">To each tube add 18 </w:t>
        </w:r>
        <w:r>
          <w:rPr>
            <w:rFonts w:eastAsiaTheme="minorEastAsia" w:cs="Arial"/>
          </w:rPr>
          <w:t>µ</w:t>
        </w:r>
        <w:r>
          <w:t xml:space="preserve">L of Ultrapure distilled water. </w:t>
        </w:r>
      </w:ins>
    </w:p>
    <w:p w14:paraId="2FF3EC83" w14:textId="77777777" w:rsidR="0010319C" w:rsidRDefault="0010319C">
      <w:pPr>
        <w:pStyle w:val="ListParagraph"/>
        <w:numPr>
          <w:ilvl w:val="0"/>
          <w:numId w:val="30"/>
        </w:numPr>
        <w:ind w:left="714" w:hanging="357"/>
        <w:rPr>
          <w:ins w:id="488" w:author="Xochitl Morgan" w:date="2018-02-22T14:04:00Z"/>
        </w:rPr>
        <w:pPrChange w:id="489" w:author="Xochitl Morgan" w:date="2018-02-23T10:10:00Z">
          <w:pPr>
            <w:pStyle w:val="ListParagraph"/>
            <w:numPr>
              <w:numId w:val="30"/>
            </w:numPr>
            <w:spacing w:line="360" w:lineRule="auto"/>
            <w:ind w:hanging="360"/>
          </w:pPr>
        </w:pPrChange>
      </w:pPr>
      <w:ins w:id="490" w:author="Xochitl Morgan" w:date="2018-02-22T14:04:00Z">
        <w:r>
          <w:t xml:space="preserve">To your first dilution tube (tube 1) add 2 </w:t>
        </w:r>
        <w:r>
          <w:rPr>
            <w:rFonts w:eastAsiaTheme="minorEastAsia" w:cs="Arial"/>
          </w:rPr>
          <w:t>µ</w:t>
        </w:r>
        <w:r>
          <w:t>L of genomic DNA of your extracted sample (1:10 dilution) and vortex.</w:t>
        </w:r>
      </w:ins>
    </w:p>
    <w:p w14:paraId="3BC52BBE" w14:textId="77777777" w:rsidR="0010319C" w:rsidRDefault="0010319C">
      <w:pPr>
        <w:pStyle w:val="ListParagraph"/>
        <w:numPr>
          <w:ilvl w:val="0"/>
          <w:numId w:val="30"/>
        </w:numPr>
        <w:ind w:left="714" w:hanging="357"/>
        <w:rPr>
          <w:ins w:id="491" w:author="Xochitl Morgan" w:date="2018-02-22T14:04:00Z"/>
        </w:rPr>
        <w:pPrChange w:id="492" w:author="Xochitl Morgan" w:date="2018-02-23T10:10:00Z">
          <w:pPr>
            <w:pStyle w:val="ListParagraph"/>
            <w:numPr>
              <w:numId w:val="30"/>
            </w:numPr>
            <w:spacing w:line="360" w:lineRule="auto"/>
            <w:ind w:hanging="360"/>
          </w:pPr>
        </w:pPrChange>
      </w:pPr>
      <w:ins w:id="493" w:author="Xochitl Morgan" w:date="2018-02-22T14:04:00Z">
        <w:r>
          <w:t xml:space="preserve">Transfer 2 </w:t>
        </w:r>
        <w:r>
          <w:rPr>
            <w:rFonts w:eastAsiaTheme="minorEastAsia" w:cs="Arial"/>
          </w:rPr>
          <w:t>µ</w:t>
        </w:r>
        <w:r>
          <w:t>L from Tube 1 (1:10) to Tube 2 (1:100 dilution). Vortex Tube 2.</w:t>
        </w:r>
      </w:ins>
    </w:p>
    <w:p w14:paraId="162BDCCF" w14:textId="77777777" w:rsidR="0010319C" w:rsidRDefault="0010319C">
      <w:pPr>
        <w:pStyle w:val="ListParagraph"/>
        <w:numPr>
          <w:ilvl w:val="0"/>
          <w:numId w:val="30"/>
        </w:numPr>
        <w:ind w:left="714" w:hanging="357"/>
        <w:rPr>
          <w:ins w:id="494" w:author="Xochitl Morgan" w:date="2018-02-22T14:04:00Z"/>
        </w:rPr>
        <w:pPrChange w:id="495" w:author="Xochitl Morgan" w:date="2018-02-23T10:10:00Z">
          <w:pPr>
            <w:pStyle w:val="ListParagraph"/>
            <w:numPr>
              <w:numId w:val="30"/>
            </w:numPr>
            <w:spacing w:line="360" w:lineRule="auto"/>
            <w:ind w:hanging="360"/>
          </w:pPr>
        </w:pPrChange>
      </w:pPr>
      <w:commentRangeStart w:id="496"/>
      <w:ins w:id="497" w:author="Xochitl Morgan" w:date="2018-02-22T14:04:00Z">
        <w:r>
          <w:t xml:space="preserve">Transfer 2 </w:t>
        </w:r>
        <w:r>
          <w:rPr>
            <w:rFonts w:eastAsiaTheme="minorEastAsia" w:cs="Arial"/>
          </w:rPr>
          <w:t>µ</w:t>
        </w:r>
        <w:r>
          <w:t xml:space="preserve">L from Tube 2 to Tube </w:t>
        </w:r>
        <w:commentRangeStart w:id="498"/>
        <w:r>
          <w:t>3</w:t>
        </w:r>
        <w:commentRangeEnd w:id="498"/>
        <w:r>
          <w:rPr>
            <w:rStyle w:val="CommentReference"/>
          </w:rPr>
          <w:commentReference w:id="498"/>
        </w:r>
        <w:r>
          <w:t xml:space="preserve"> (1:1000 dilution). Vortex. </w:t>
        </w:r>
      </w:ins>
      <w:commentRangeEnd w:id="496"/>
      <w:ins w:id="499" w:author="Xochitl Morgan" w:date="2018-02-22T14:08:00Z">
        <w:r w:rsidR="005327C4">
          <w:rPr>
            <w:rStyle w:val="CommentReference"/>
          </w:rPr>
          <w:commentReference w:id="496"/>
        </w:r>
      </w:ins>
    </w:p>
    <w:p w14:paraId="77A9381D" w14:textId="77777777" w:rsidR="00BF7E1E" w:rsidRDefault="00BF7E1E" w:rsidP="00BF7E1E">
      <w:pPr>
        <w:spacing w:line="360" w:lineRule="auto"/>
        <w:ind w:left="360"/>
        <w:rPr>
          <w:ins w:id="501" w:author="Xochitl Morgan" w:date="2018-02-22T14:10:00Z"/>
        </w:rPr>
      </w:pPr>
    </w:p>
    <w:p w14:paraId="31DA9A2F" w14:textId="77777777" w:rsidR="00BF7E1E" w:rsidRDefault="00BF7E1E" w:rsidP="00356B31">
      <w:pPr>
        <w:pStyle w:val="Heading4"/>
        <w:rPr>
          <w:ins w:id="502" w:author="Xochitl Morgan" w:date="2018-02-22T14:10:00Z"/>
        </w:rPr>
      </w:pPr>
      <w:bookmarkStart w:id="503" w:name="_PCR_amplification_of"/>
      <w:bookmarkEnd w:id="503"/>
      <w:ins w:id="504" w:author="Xochitl Morgan" w:date="2018-02-22T14:10:00Z">
        <w:r>
          <w:t xml:space="preserve">PCR amplification of 16s </w:t>
        </w:r>
        <w:proofErr w:type="spellStart"/>
        <w:r>
          <w:t>rRNA</w:t>
        </w:r>
        <w:proofErr w:type="spellEnd"/>
        <w:r>
          <w:t xml:space="preserve"> from genomic DNA </w:t>
        </w:r>
      </w:ins>
    </w:p>
    <w:p w14:paraId="2A59DB69" w14:textId="35EEDC6F" w:rsidR="00BF7E1E" w:rsidRDefault="003E4068" w:rsidP="00BF7E1E">
      <w:pPr>
        <w:rPr>
          <w:ins w:id="505" w:author="Xochitl Morgan" w:date="2018-02-22T14:10:00Z"/>
        </w:rPr>
      </w:pPr>
      <w:commentRangeStart w:id="506"/>
      <w:ins w:id="507" w:author="Xochitl Morgan" w:date="2018-02-22T14:11:00Z">
        <w:r>
          <w:t xml:space="preserve">In this exercise, you will use a polymerase chain reaction to amplify the 16S </w:t>
        </w:r>
        <w:proofErr w:type="spellStart"/>
        <w:r>
          <w:t>rRNA</w:t>
        </w:r>
        <w:proofErr w:type="spellEnd"/>
        <w:r>
          <w:t xml:space="preserve"> gene from your extracted genomic DNA. An important goal of this exercise is to determine whether all sample types amplify equally well.</w:t>
        </w:r>
      </w:ins>
      <w:commentRangeEnd w:id="506"/>
      <w:ins w:id="508" w:author="Xochitl Morgan" w:date="2018-02-22T14:12:00Z">
        <w:r w:rsidR="003E2305">
          <w:rPr>
            <w:rStyle w:val="CommentReference"/>
          </w:rPr>
          <w:commentReference w:id="506"/>
        </w:r>
      </w:ins>
    </w:p>
    <w:p w14:paraId="2A3C5145" w14:textId="77777777" w:rsidR="003E4068" w:rsidRDefault="003E4068" w:rsidP="00BF7E1E">
      <w:pPr>
        <w:rPr>
          <w:ins w:id="510" w:author="Xochitl Morgan" w:date="2018-02-22T14:10:00Z"/>
        </w:rPr>
      </w:pPr>
    </w:p>
    <w:p w14:paraId="544318EB" w14:textId="77777777" w:rsidR="00BF7E1E" w:rsidRPr="006B4C7F" w:rsidRDefault="00BF7E1E" w:rsidP="00BF7E1E">
      <w:pPr>
        <w:rPr>
          <w:ins w:id="511" w:author="Xochitl Morgan" w:date="2018-02-22T14:10:00Z"/>
        </w:rPr>
      </w:pPr>
      <w:ins w:id="512" w:author="Xochitl Morgan" w:date="2018-02-22T14:10:00Z">
        <w:r w:rsidRPr="006B4C7F">
          <w:t>Materials:</w:t>
        </w:r>
      </w:ins>
    </w:p>
    <w:p w14:paraId="2D1FDE0B" w14:textId="77777777" w:rsidR="00BF7E1E" w:rsidRPr="006B4C7F" w:rsidRDefault="00BF7E1E" w:rsidP="00300D28">
      <w:pPr>
        <w:pStyle w:val="ListParagraph"/>
        <w:numPr>
          <w:ilvl w:val="0"/>
          <w:numId w:val="64"/>
        </w:numPr>
        <w:rPr>
          <w:ins w:id="513" w:author="Xochitl Morgan" w:date="2018-02-22T14:10:00Z"/>
        </w:rPr>
      </w:pPr>
      <w:ins w:id="514" w:author="Xochitl Morgan" w:date="2018-02-22T14:10:00Z">
        <w:r w:rsidRPr="006B4C7F">
          <w:t>0.2 m</w:t>
        </w:r>
        <w:r>
          <w:t>L</w:t>
        </w:r>
        <w:r w:rsidRPr="006B4C7F">
          <w:t xml:space="preserve"> thin-walled PCR tubes</w:t>
        </w:r>
      </w:ins>
    </w:p>
    <w:p w14:paraId="3A960A56" w14:textId="77777777" w:rsidR="00BF7E1E" w:rsidRDefault="00BF7E1E" w:rsidP="00300D28">
      <w:pPr>
        <w:pStyle w:val="ListParagraph"/>
        <w:numPr>
          <w:ilvl w:val="0"/>
          <w:numId w:val="64"/>
        </w:numPr>
        <w:rPr>
          <w:ins w:id="515" w:author="Xochitl Morgan" w:date="2018-02-22T14:20:00Z"/>
        </w:rPr>
      </w:pPr>
      <w:commentRangeStart w:id="516"/>
      <w:ins w:id="517" w:author="Xochitl Morgan" w:date="2018-02-22T14:10:00Z">
        <w:r w:rsidRPr="006B4C7F">
          <w:t>PCR Master Mix</w:t>
        </w:r>
      </w:ins>
    </w:p>
    <w:p w14:paraId="16036D33" w14:textId="77777777" w:rsidR="008D1991" w:rsidRPr="006B4C7F" w:rsidRDefault="008D1991" w:rsidP="00300D28">
      <w:pPr>
        <w:pStyle w:val="ListParagraph"/>
        <w:numPr>
          <w:ilvl w:val="0"/>
          <w:numId w:val="64"/>
        </w:numPr>
        <w:rPr>
          <w:ins w:id="518" w:author="Xochitl Morgan" w:date="2018-02-22T14:20:00Z"/>
        </w:rPr>
      </w:pPr>
      <w:proofErr w:type="spellStart"/>
      <w:ins w:id="519" w:author="Xochitl Morgan" w:date="2018-02-22T14:20:00Z">
        <w:r>
          <w:t>Amplitaq</w:t>
        </w:r>
        <w:proofErr w:type="spellEnd"/>
        <w:r>
          <w:t xml:space="preserve"> </w:t>
        </w:r>
        <w:r w:rsidRPr="006B4C7F">
          <w:t xml:space="preserve">DNA </w:t>
        </w:r>
        <w:commentRangeStart w:id="520"/>
        <w:r w:rsidRPr="006B4C7F">
          <w:t>polymerase</w:t>
        </w:r>
        <w:commentRangeEnd w:id="520"/>
        <w:r>
          <w:rPr>
            <w:rStyle w:val="CommentReference"/>
          </w:rPr>
          <w:commentReference w:id="520"/>
        </w:r>
      </w:ins>
    </w:p>
    <w:commentRangeEnd w:id="516"/>
    <w:p w14:paraId="633C2925" w14:textId="77777777" w:rsidR="008D1991" w:rsidRPr="006B4C7F" w:rsidRDefault="008D1991">
      <w:pPr>
        <w:rPr>
          <w:ins w:id="521" w:author="Xochitl Morgan" w:date="2018-02-22T14:10:00Z"/>
        </w:rPr>
        <w:pPrChange w:id="522" w:author="Xochitl Morgan" w:date="2018-02-23T10:00:00Z">
          <w:pPr>
            <w:numPr>
              <w:numId w:val="17"/>
            </w:numPr>
            <w:spacing w:after="0"/>
            <w:ind w:left="720" w:hanging="360"/>
          </w:pPr>
        </w:pPrChange>
      </w:pPr>
      <w:ins w:id="523" w:author="Xochitl Morgan" w:date="2018-02-22T14:20:00Z">
        <w:r>
          <w:rPr>
            <w:rStyle w:val="CommentReference"/>
          </w:rPr>
          <w:commentReference w:id="516"/>
        </w:r>
      </w:ins>
    </w:p>
    <w:p w14:paraId="291763E1" w14:textId="77777777" w:rsidR="00BF7E1E" w:rsidRPr="006B4C7F" w:rsidRDefault="00BF7E1E">
      <w:pPr>
        <w:pStyle w:val="ListParagraph"/>
        <w:numPr>
          <w:ilvl w:val="0"/>
          <w:numId w:val="64"/>
        </w:numPr>
        <w:rPr>
          <w:ins w:id="525" w:author="Xochitl Morgan" w:date="2018-02-22T14:10:00Z"/>
        </w:rPr>
        <w:pPrChange w:id="526" w:author="Xochitl Morgan" w:date="2018-02-23T10:00:00Z">
          <w:pPr>
            <w:numPr>
              <w:numId w:val="17"/>
            </w:numPr>
            <w:spacing w:after="0"/>
            <w:ind w:left="720" w:hanging="360"/>
          </w:pPr>
        </w:pPrChange>
      </w:pPr>
      <w:commentRangeStart w:id="527"/>
      <w:ins w:id="528" w:author="Xochitl Morgan" w:date="2018-02-22T14:10:00Z">
        <w:r>
          <w:t>Ultrapure distilled water or PCR grade?</w:t>
        </w:r>
      </w:ins>
      <w:commentRangeEnd w:id="527"/>
      <w:ins w:id="529" w:author="Xochitl Morgan" w:date="2018-02-22T14:13:00Z">
        <w:r w:rsidR="001F2D4C">
          <w:rPr>
            <w:rStyle w:val="CommentReference"/>
          </w:rPr>
          <w:commentReference w:id="527"/>
        </w:r>
      </w:ins>
    </w:p>
    <w:p w14:paraId="015F7207" w14:textId="77777777" w:rsidR="00BF7E1E" w:rsidRPr="006B4C7F" w:rsidRDefault="00BF7E1E">
      <w:pPr>
        <w:pStyle w:val="ListParagraph"/>
        <w:numPr>
          <w:ilvl w:val="0"/>
          <w:numId w:val="64"/>
        </w:numPr>
        <w:rPr>
          <w:ins w:id="531" w:author="Xochitl Morgan" w:date="2018-02-22T14:10:00Z"/>
        </w:rPr>
        <w:pPrChange w:id="532" w:author="Xochitl Morgan" w:date="2018-02-23T10:00:00Z">
          <w:pPr>
            <w:numPr>
              <w:numId w:val="17"/>
            </w:numPr>
            <w:spacing w:after="0"/>
            <w:ind w:left="720" w:hanging="360"/>
          </w:pPr>
        </w:pPrChange>
      </w:pPr>
      <w:ins w:id="533" w:author="Xochitl Morgan" w:date="2018-02-22T14:10:00Z">
        <w:r w:rsidRPr="006B4C7F">
          <w:t>PCR template DNA (</w:t>
        </w:r>
        <w:r>
          <w:t>your extracted DNA</w:t>
        </w:r>
        <w:r w:rsidRPr="006B4C7F">
          <w:t>)</w:t>
        </w:r>
      </w:ins>
    </w:p>
    <w:p w14:paraId="249E733A" w14:textId="77777777" w:rsidR="00BF7E1E" w:rsidRPr="006B4C7F" w:rsidRDefault="00BF7E1E" w:rsidP="00BF7E1E">
      <w:pPr>
        <w:rPr>
          <w:ins w:id="534" w:author="Xochitl Morgan" w:date="2018-02-22T14:10:00Z"/>
        </w:rPr>
      </w:pPr>
    </w:p>
    <w:p w14:paraId="6DB734E9" w14:textId="5277EA71" w:rsidR="00BF7E1E" w:rsidRPr="006B4C7F" w:rsidRDefault="00BF7E1E" w:rsidP="00BF7E1E">
      <w:pPr>
        <w:rPr>
          <w:ins w:id="535" w:author="Xochitl Morgan" w:date="2018-02-22T14:10:00Z"/>
        </w:rPr>
      </w:pPr>
      <w:ins w:id="536" w:author="Xochitl Morgan" w:date="2018-02-22T14:10:00Z">
        <w:r w:rsidRPr="006B4C7F">
          <w:t>A PCR reaction needs template DNA, the four nucleotides (</w:t>
        </w:r>
        <w:proofErr w:type="spellStart"/>
        <w:r w:rsidRPr="006B4C7F">
          <w:t>dATP</w:t>
        </w:r>
        <w:proofErr w:type="spellEnd"/>
        <w:r w:rsidRPr="006B4C7F">
          <w:t xml:space="preserve">, </w:t>
        </w:r>
        <w:proofErr w:type="spellStart"/>
        <w:r w:rsidRPr="006B4C7F">
          <w:t>dCTP</w:t>
        </w:r>
        <w:proofErr w:type="spellEnd"/>
        <w:r w:rsidRPr="006B4C7F">
          <w:t xml:space="preserve">, </w:t>
        </w:r>
        <w:proofErr w:type="spellStart"/>
        <w:r w:rsidRPr="006B4C7F">
          <w:t>dGTP</w:t>
        </w:r>
        <w:proofErr w:type="spellEnd"/>
        <w:r w:rsidRPr="006B4C7F">
          <w:t xml:space="preserve"> and </w:t>
        </w:r>
        <w:proofErr w:type="spellStart"/>
        <w:r w:rsidRPr="006B4C7F">
          <w:t>dTTP</w:t>
        </w:r>
        <w:proofErr w:type="spellEnd"/>
        <w:r w:rsidRPr="006B4C7F">
          <w:t xml:space="preserve">), the two primers for the reaction, the PCR reaction buffer, the </w:t>
        </w:r>
      </w:ins>
      <w:proofErr w:type="spellStart"/>
      <w:ins w:id="537" w:author="Xochitl Morgan" w:date="2018-02-22T14:22:00Z">
        <w:r w:rsidR="00ED1B3F">
          <w:t>taq</w:t>
        </w:r>
        <w:proofErr w:type="spellEnd"/>
        <w:r w:rsidR="00ED1B3F">
          <w:t xml:space="preserve"> </w:t>
        </w:r>
      </w:ins>
      <w:ins w:id="538" w:author="Xochitl Morgan" w:date="2018-02-22T14:10:00Z">
        <w:r w:rsidRPr="006B4C7F">
          <w:t>DNA polymerase, and PCR grade water. Sometimes the quickest way to set up a PCR reaction is to make a Master Mix. A Master Mix contains a</w:t>
        </w:r>
        <w:r>
          <w:t>ll of the components necessary</w:t>
        </w:r>
        <w:r w:rsidRPr="006B4C7F">
          <w:t xml:space="preserve"> for a PCR except the component you are varying</w:t>
        </w:r>
        <w:r w:rsidR="00ED1B3F">
          <w:t xml:space="preserve">. </w:t>
        </w:r>
        <w:r w:rsidRPr="006B4C7F">
          <w:t>A Master Mix reduces the amount of time to set up a PCR reaction and also reduces the amount of pipetting, thereby decreasing pipetting errors and contamination from pipetting.</w:t>
        </w:r>
      </w:ins>
    </w:p>
    <w:p w14:paraId="2875BB5E" w14:textId="77777777" w:rsidR="00BF7E1E" w:rsidRPr="006B4C7F" w:rsidRDefault="00BF7E1E" w:rsidP="00BF7E1E">
      <w:pPr>
        <w:rPr>
          <w:ins w:id="539" w:author="Xochitl Morgan" w:date="2018-02-22T14:10:00Z"/>
        </w:rPr>
      </w:pPr>
    </w:p>
    <w:p w14:paraId="47A1CE34" w14:textId="3A9E262C" w:rsidR="00BF7E1E" w:rsidRDefault="00BF7E1E" w:rsidP="00BF7E1E">
      <w:pPr>
        <w:rPr>
          <w:ins w:id="540" w:author="Xochitl Morgan" w:date="2018-02-22T14:10:00Z"/>
        </w:rPr>
      </w:pPr>
      <w:ins w:id="541" w:author="Xochitl Morgan" w:date="2018-02-22T14:10:00Z">
        <w:r w:rsidRPr="006B4C7F">
          <w:t>For this PCR reaction you are provided with a PCR Master mix. You will need to add the template DNA before placing the tubes in the PCR machine.</w:t>
        </w:r>
      </w:ins>
    </w:p>
    <w:p w14:paraId="25707E8E" w14:textId="77777777" w:rsidR="00BF7E1E" w:rsidRDefault="00BF7E1E" w:rsidP="00BF7E1E">
      <w:pPr>
        <w:rPr>
          <w:ins w:id="542" w:author="Xochitl Morgan" w:date="2018-02-22T14:10:00Z"/>
        </w:rPr>
      </w:pPr>
    </w:p>
    <w:p w14:paraId="67B3C302" w14:textId="77777777" w:rsidR="00BF7E1E" w:rsidRDefault="00BF7E1E" w:rsidP="00BF7E1E">
      <w:pPr>
        <w:pStyle w:val="BodyText"/>
        <w:numPr>
          <w:ilvl w:val="0"/>
          <w:numId w:val="18"/>
        </w:numPr>
        <w:tabs>
          <w:tab w:val="left" w:pos="-1418"/>
        </w:tabs>
        <w:rPr>
          <w:ins w:id="543" w:author="Xochitl Morgan" w:date="2018-02-22T14:10:00Z"/>
          <w:sz w:val="22"/>
        </w:rPr>
      </w:pPr>
      <w:ins w:id="544" w:author="Xochitl Morgan" w:date="2018-02-22T14:10:00Z">
        <w:r w:rsidRPr="00F75384">
          <w:rPr>
            <w:sz w:val="22"/>
          </w:rPr>
          <w:t xml:space="preserve">Set up </w:t>
        </w:r>
        <w:commentRangeStart w:id="545"/>
        <w:r>
          <w:rPr>
            <w:sz w:val="22"/>
          </w:rPr>
          <w:t>8</w:t>
        </w:r>
        <w:commentRangeEnd w:id="545"/>
        <w:r>
          <w:rPr>
            <w:rStyle w:val="CommentReference"/>
            <w:rFonts w:eastAsiaTheme="minorHAnsi" w:cstheme="minorBidi"/>
            <w:lang w:val="en-US"/>
          </w:rPr>
          <w:commentReference w:id="545"/>
        </w:r>
        <w:r w:rsidRPr="00F75384">
          <w:rPr>
            <w:sz w:val="22"/>
          </w:rPr>
          <w:t xml:space="preserve"> PCR reactions in thin-walled 0.2 m</w:t>
        </w:r>
        <w:r>
          <w:rPr>
            <w:sz w:val="22"/>
          </w:rPr>
          <w:t>L</w:t>
        </w:r>
        <w:r w:rsidRPr="00F75384">
          <w:rPr>
            <w:sz w:val="22"/>
          </w:rPr>
          <w:t xml:space="preserve"> PCR tubes</w:t>
        </w:r>
        <w:r>
          <w:rPr>
            <w:sz w:val="22"/>
          </w:rPr>
          <w:t xml:space="preserve">. </w:t>
        </w:r>
      </w:ins>
    </w:p>
    <w:p w14:paraId="764D111E" w14:textId="77777777" w:rsidR="00BF7E1E" w:rsidRDefault="00BF7E1E" w:rsidP="00BF7E1E">
      <w:pPr>
        <w:pStyle w:val="BodyText"/>
        <w:numPr>
          <w:ilvl w:val="1"/>
          <w:numId w:val="18"/>
        </w:numPr>
        <w:tabs>
          <w:tab w:val="left" w:pos="-1418"/>
        </w:tabs>
        <w:rPr>
          <w:ins w:id="546" w:author="Xochitl Morgan" w:date="2018-02-22T14:10:00Z"/>
          <w:sz w:val="22"/>
        </w:rPr>
      </w:pPr>
      <w:commentRangeStart w:id="547"/>
      <w:ins w:id="548" w:author="Xochitl Morgan" w:date="2018-02-22T14:10:00Z">
        <w:r>
          <w:rPr>
            <w:sz w:val="22"/>
          </w:rPr>
          <w:t>Label each tube</w:t>
        </w:r>
        <w:commentRangeEnd w:id="547"/>
        <w:r>
          <w:rPr>
            <w:rStyle w:val="CommentReference"/>
            <w:rFonts w:eastAsiaTheme="minorHAnsi" w:cstheme="minorBidi"/>
            <w:lang w:val="en-US"/>
          </w:rPr>
          <w:commentReference w:id="547"/>
        </w:r>
        <w:r>
          <w:rPr>
            <w:sz w:val="22"/>
          </w:rPr>
          <w:t>.</w:t>
        </w:r>
        <w:r w:rsidRPr="006B4C7F">
          <w:rPr>
            <w:sz w:val="22"/>
          </w:rPr>
          <w:t xml:space="preserve"> </w:t>
        </w:r>
      </w:ins>
    </w:p>
    <w:p w14:paraId="0596B399" w14:textId="77777777" w:rsidR="00BF7E1E" w:rsidRDefault="00BF7E1E" w:rsidP="00BF7E1E">
      <w:pPr>
        <w:pStyle w:val="BodyText"/>
        <w:numPr>
          <w:ilvl w:val="1"/>
          <w:numId w:val="18"/>
        </w:numPr>
        <w:tabs>
          <w:tab w:val="left" w:pos="-1418"/>
        </w:tabs>
        <w:rPr>
          <w:ins w:id="549" w:author="Xochitl Morgan" w:date="2018-02-22T14:10:00Z"/>
          <w:sz w:val="22"/>
        </w:rPr>
      </w:pPr>
      <w:ins w:id="550" w:author="Xochitl Morgan" w:date="2018-02-22T14:10:00Z">
        <w:r w:rsidRPr="006B4C7F">
          <w:rPr>
            <w:sz w:val="22"/>
          </w:rPr>
          <w:t>Tube</w:t>
        </w:r>
        <w:r>
          <w:rPr>
            <w:sz w:val="22"/>
          </w:rPr>
          <w:t>s 1 and 2 will be undiluted DNA extracted from your two samples (</w:t>
        </w:r>
        <w:proofErr w:type="spellStart"/>
        <w:r>
          <w:rPr>
            <w:sz w:val="22"/>
          </w:rPr>
          <w:t>eg</w:t>
        </w:r>
        <w:proofErr w:type="spellEnd"/>
        <w:r>
          <w:rPr>
            <w:sz w:val="22"/>
          </w:rPr>
          <w:t xml:space="preserve">. for soil this will be 1) clay 2) topsoil). </w:t>
        </w:r>
      </w:ins>
    </w:p>
    <w:p w14:paraId="0174A643" w14:textId="77777777" w:rsidR="00BF7E1E" w:rsidRDefault="00BF7E1E" w:rsidP="00BF7E1E">
      <w:pPr>
        <w:pStyle w:val="BodyText"/>
        <w:numPr>
          <w:ilvl w:val="1"/>
          <w:numId w:val="18"/>
        </w:numPr>
        <w:tabs>
          <w:tab w:val="left" w:pos="-1418"/>
        </w:tabs>
        <w:rPr>
          <w:ins w:id="551" w:author="Xochitl Morgan" w:date="2018-02-22T14:10:00Z"/>
          <w:sz w:val="22"/>
        </w:rPr>
      </w:pPr>
      <w:ins w:id="552" w:author="Xochitl Morgan" w:date="2018-02-22T14:10:00Z">
        <w:r>
          <w:rPr>
            <w:sz w:val="22"/>
          </w:rPr>
          <w:t xml:space="preserve">Tubes 3, 4, 5, and </w:t>
        </w:r>
        <w:commentRangeStart w:id="553"/>
        <w:r>
          <w:rPr>
            <w:sz w:val="22"/>
          </w:rPr>
          <w:t>6</w:t>
        </w:r>
        <w:commentRangeEnd w:id="553"/>
        <w:r>
          <w:rPr>
            <w:rStyle w:val="CommentReference"/>
            <w:rFonts w:eastAsiaTheme="minorHAnsi" w:cstheme="minorBidi"/>
            <w:lang w:val="en-US"/>
          </w:rPr>
          <w:commentReference w:id="553"/>
        </w:r>
        <w:r>
          <w:rPr>
            <w:sz w:val="22"/>
          </w:rPr>
          <w:t xml:space="preserve"> will be the 10-fold serial dilution series from Sample 2. </w:t>
        </w:r>
      </w:ins>
    </w:p>
    <w:p w14:paraId="731B1C39" w14:textId="64D99F9B" w:rsidR="00BF7E1E" w:rsidRDefault="00BF7E1E" w:rsidP="00BF7E1E">
      <w:pPr>
        <w:pStyle w:val="ListParagraph"/>
        <w:numPr>
          <w:ilvl w:val="0"/>
          <w:numId w:val="18"/>
        </w:numPr>
        <w:rPr>
          <w:ins w:id="554" w:author="Xochitl Morgan" w:date="2018-02-22T14:10:00Z"/>
        </w:rPr>
      </w:pPr>
      <w:ins w:id="555" w:author="Xochitl Morgan" w:date="2018-02-22T14:10:00Z">
        <w:r>
          <w:t xml:space="preserve">Set up </w:t>
        </w:r>
        <w:r w:rsidRPr="00F75384">
          <w:t>a negative (no DNA) control</w:t>
        </w:r>
        <w:r>
          <w:t xml:space="preserve"> for tube </w:t>
        </w:r>
        <w:r w:rsidR="00C844BB">
          <w:t>7</w:t>
        </w:r>
      </w:ins>
      <w:ins w:id="556" w:author="Xochitl Morgan" w:date="2018-02-22T14:30:00Z">
        <w:r w:rsidR="0089553A">
          <w:t>.</w:t>
        </w:r>
      </w:ins>
      <w:ins w:id="557" w:author="Xochitl Morgan" w:date="2018-02-22T14:10:00Z">
        <w:r>
          <w:t xml:space="preserve"> </w:t>
        </w:r>
        <w:r w:rsidRPr="00F75384">
          <w:t xml:space="preserve">A </w:t>
        </w:r>
        <w:r>
          <w:t xml:space="preserve">DNA sample to use as a </w:t>
        </w:r>
        <w:r w:rsidRPr="00F75384">
          <w:t xml:space="preserve">positive control </w:t>
        </w:r>
        <w:r>
          <w:t xml:space="preserve">will be </w:t>
        </w:r>
        <w:r w:rsidRPr="00F75384">
          <w:t>provided by your demonstrator</w:t>
        </w:r>
        <w:r>
          <w:t xml:space="preserve"> (tube 8</w:t>
        </w:r>
        <w:r w:rsidRPr="00F75384">
          <w:t xml:space="preserve">). </w:t>
        </w:r>
        <w:r w:rsidRPr="00311387">
          <w:rPr>
            <w:i/>
          </w:rPr>
          <w:t xml:space="preserve">Because the 16S </w:t>
        </w:r>
        <w:proofErr w:type="spellStart"/>
        <w:r w:rsidRPr="00311387">
          <w:rPr>
            <w:i/>
          </w:rPr>
          <w:t>rRNA</w:t>
        </w:r>
        <w:proofErr w:type="spellEnd"/>
        <w:r w:rsidRPr="00311387">
          <w:rPr>
            <w:i/>
          </w:rPr>
          <w:t xml:space="preserve"> is a </w:t>
        </w:r>
        <w:proofErr w:type="gramStart"/>
        <w:r w:rsidRPr="00311387">
          <w:rPr>
            <w:i/>
          </w:rPr>
          <w:t>universally-conserved</w:t>
        </w:r>
        <w:proofErr w:type="gramEnd"/>
        <w:r w:rsidRPr="00311387">
          <w:rPr>
            <w:i/>
          </w:rPr>
          <w:t xml:space="preserve"> bacterial gene, it is extremely important to use sterile technique and negative PCR controls. </w:t>
        </w:r>
      </w:ins>
    </w:p>
    <w:p w14:paraId="7216A646" w14:textId="77777777" w:rsidR="00BF7E1E" w:rsidRDefault="00BF7E1E" w:rsidP="00BF7E1E">
      <w:pPr>
        <w:pStyle w:val="BodyText"/>
        <w:numPr>
          <w:ilvl w:val="0"/>
          <w:numId w:val="18"/>
        </w:numPr>
        <w:tabs>
          <w:tab w:val="left" w:pos="-1418"/>
        </w:tabs>
        <w:rPr>
          <w:ins w:id="558" w:author="Xochitl Morgan" w:date="2018-02-22T14:37:00Z"/>
          <w:sz w:val="22"/>
        </w:rPr>
      </w:pPr>
      <w:ins w:id="559" w:author="Xochitl Morgan" w:date="2018-02-22T14:10:00Z">
        <w:r>
          <w:rPr>
            <w:sz w:val="22"/>
          </w:rPr>
          <w:t>(Example table for samples:)</w:t>
        </w:r>
      </w:ins>
    </w:p>
    <w:p w14:paraId="24FD2898" w14:textId="77777777" w:rsidR="00612CE6" w:rsidRPr="00F75384" w:rsidRDefault="00612CE6" w:rsidP="00CC2299">
      <w:pPr>
        <w:pStyle w:val="BodyText"/>
        <w:tabs>
          <w:tab w:val="left" w:pos="-1418"/>
        </w:tabs>
        <w:ind w:left="720"/>
        <w:rPr>
          <w:ins w:id="560" w:author="Xochitl Morgan" w:date="2018-02-22T14:10:00Z"/>
          <w:sz w:val="22"/>
        </w:rPr>
      </w:pPr>
    </w:p>
    <w:p w14:paraId="507144D2" w14:textId="5AF56982" w:rsidR="00F32EBE" w:rsidRDefault="00F32EBE" w:rsidP="00F32EBE">
      <w:pPr>
        <w:pStyle w:val="Caption"/>
        <w:keepNext/>
        <w:rPr>
          <w:ins w:id="561" w:author="Xochitl Morgan" w:date="2018-02-22T14:36:00Z"/>
        </w:rPr>
      </w:pPr>
      <w:proofErr w:type="gramStart"/>
      <w:ins w:id="562" w:author="Xochitl Morgan" w:date="2018-02-22T14:36:00Z">
        <w:r>
          <w:t xml:space="preserve">Table </w:t>
        </w:r>
        <w:r>
          <w:fldChar w:fldCharType="begin"/>
        </w:r>
        <w:r>
          <w:instrText xml:space="preserve"> SEQ Table \* ARABIC </w:instrText>
        </w:r>
      </w:ins>
      <w:r>
        <w:fldChar w:fldCharType="separate"/>
      </w:r>
      <w:ins w:id="563" w:author="Xochitl Morgan" w:date="2018-02-23T10:53:00Z">
        <w:r w:rsidR="000F7568">
          <w:rPr>
            <w:noProof/>
          </w:rPr>
          <w:t>3</w:t>
        </w:r>
      </w:ins>
      <w:ins w:id="564" w:author="Xochitl Morgan" w:date="2018-02-22T14:36:00Z">
        <w:r>
          <w:fldChar w:fldCharType="end"/>
        </w:r>
        <w:r>
          <w:t>.</w:t>
        </w:r>
        <w:proofErr w:type="gramEnd"/>
        <w:r>
          <w:t xml:space="preserve"> PCR tube schematic</w:t>
        </w:r>
      </w:ins>
    </w:p>
    <w:tbl>
      <w:tblPr>
        <w:tblStyle w:val="TableGrid"/>
        <w:tblW w:w="8319" w:type="dxa"/>
        <w:tblInd w:w="153" w:type="dxa"/>
        <w:tblLook w:val="04A0" w:firstRow="1" w:lastRow="0" w:firstColumn="1" w:lastColumn="0" w:noHBand="0" w:noVBand="1"/>
      </w:tblPr>
      <w:tblGrid>
        <w:gridCol w:w="1089"/>
        <w:gridCol w:w="7230"/>
      </w:tblGrid>
      <w:tr w:rsidR="00BF7E1E" w:rsidRPr="00702063" w14:paraId="6607460F" w14:textId="77777777" w:rsidTr="00ED1B3F">
        <w:trPr>
          <w:ins w:id="565" w:author="Xochitl Morgan" w:date="2018-02-22T14:10:00Z"/>
        </w:trPr>
        <w:tc>
          <w:tcPr>
            <w:tcW w:w="1089" w:type="dxa"/>
          </w:tcPr>
          <w:p w14:paraId="69F5C2A3" w14:textId="77777777" w:rsidR="00BF7E1E" w:rsidRPr="00C66771" w:rsidRDefault="00BF7E1E" w:rsidP="00ED1B3F">
            <w:pPr>
              <w:pStyle w:val="BodyText"/>
              <w:tabs>
                <w:tab w:val="left" w:pos="-1418"/>
              </w:tabs>
              <w:rPr>
                <w:ins w:id="566" w:author="Xochitl Morgan" w:date="2018-02-22T14:10:00Z"/>
                <w:sz w:val="20"/>
              </w:rPr>
            </w:pPr>
            <w:ins w:id="567" w:author="Xochitl Morgan" w:date="2018-02-22T14:10:00Z">
              <w:r w:rsidRPr="00C66771">
                <w:rPr>
                  <w:sz w:val="20"/>
                </w:rPr>
                <w:t>Tube 1</w:t>
              </w:r>
            </w:ins>
          </w:p>
        </w:tc>
        <w:tc>
          <w:tcPr>
            <w:tcW w:w="7230" w:type="dxa"/>
          </w:tcPr>
          <w:p w14:paraId="1438E71F" w14:textId="77777777" w:rsidR="00BF7E1E" w:rsidRPr="00C66771" w:rsidRDefault="00BF7E1E" w:rsidP="00ED1B3F">
            <w:pPr>
              <w:pStyle w:val="BodyText"/>
              <w:tabs>
                <w:tab w:val="left" w:pos="-1418"/>
              </w:tabs>
              <w:rPr>
                <w:ins w:id="568" w:author="Xochitl Morgan" w:date="2018-02-22T14:10:00Z"/>
                <w:sz w:val="20"/>
              </w:rPr>
            </w:pPr>
            <w:ins w:id="569" w:author="Xochitl Morgan" w:date="2018-02-22T14:10:00Z">
              <w:r w:rsidRPr="00C66771">
                <w:rPr>
                  <w:sz w:val="20"/>
                </w:rPr>
                <w:t xml:space="preserve">Clay undiluted genomic DNA </w:t>
              </w:r>
              <w:r w:rsidRPr="00C66771">
                <w:rPr>
                  <w:b/>
                  <w:sz w:val="20"/>
                </w:rPr>
                <w:t>OR</w:t>
              </w:r>
              <w:r w:rsidRPr="00C66771">
                <w:rPr>
                  <w:sz w:val="20"/>
                </w:rPr>
                <w:t xml:space="preserve"> 50 mL water undiluted genomic DNA</w:t>
              </w:r>
            </w:ins>
          </w:p>
        </w:tc>
      </w:tr>
      <w:tr w:rsidR="00BF7E1E" w:rsidRPr="00702063" w14:paraId="1841EC94" w14:textId="77777777" w:rsidTr="00ED1B3F">
        <w:trPr>
          <w:ins w:id="570" w:author="Xochitl Morgan" w:date="2018-02-22T14:10:00Z"/>
        </w:trPr>
        <w:tc>
          <w:tcPr>
            <w:tcW w:w="1089" w:type="dxa"/>
          </w:tcPr>
          <w:p w14:paraId="40179753" w14:textId="77777777" w:rsidR="00BF7E1E" w:rsidRPr="00C66771" w:rsidRDefault="00BF7E1E" w:rsidP="00ED1B3F">
            <w:pPr>
              <w:pStyle w:val="BodyText"/>
              <w:tabs>
                <w:tab w:val="left" w:pos="-1418"/>
              </w:tabs>
              <w:rPr>
                <w:ins w:id="571" w:author="Xochitl Morgan" w:date="2018-02-22T14:10:00Z"/>
                <w:sz w:val="20"/>
              </w:rPr>
            </w:pPr>
            <w:ins w:id="572" w:author="Xochitl Morgan" w:date="2018-02-22T14:10:00Z">
              <w:r w:rsidRPr="00C66771">
                <w:rPr>
                  <w:sz w:val="20"/>
                </w:rPr>
                <w:t>Tube 2</w:t>
              </w:r>
            </w:ins>
          </w:p>
        </w:tc>
        <w:tc>
          <w:tcPr>
            <w:tcW w:w="7230" w:type="dxa"/>
          </w:tcPr>
          <w:p w14:paraId="641517E1" w14:textId="77777777" w:rsidR="00BF7E1E" w:rsidRPr="00C66771" w:rsidRDefault="00BF7E1E" w:rsidP="00ED1B3F">
            <w:pPr>
              <w:pStyle w:val="BodyText"/>
              <w:tabs>
                <w:tab w:val="left" w:pos="-1418"/>
              </w:tabs>
              <w:rPr>
                <w:ins w:id="573" w:author="Xochitl Morgan" w:date="2018-02-22T14:10:00Z"/>
                <w:sz w:val="20"/>
              </w:rPr>
            </w:pPr>
            <w:ins w:id="574" w:author="Xochitl Morgan" w:date="2018-02-22T14:10:00Z">
              <w:r>
                <w:rPr>
                  <w:sz w:val="20"/>
                </w:rPr>
                <w:t xml:space="preserve">Topsoil </w:t>
              </w:r>
              <w:r w:rsidRPr="00BD1E3E">
                <w:rPr>
                  <w:sz w:val="20"/>
                </w:rPr>
                <w:t xml:space="preserve">undiluted genomic DNA </w:t>
              </w:r>
              <w:r w:rsidRPr="00BD1E3E">
                <w:rPr>
                  <w:b/>
                  <w:sz w:val="20"/>
                </w:rPr>
                <w:t>OR</w:t>
              </w:r>
              <w:r w:rsidRPr="00BD1E3E">
                <w:rPr>
                  <w:sz w:val="20"/>
                </w:rPr>
                <w:t xml:space="preserve"> </w:t>
              </w:r>
              <w:r>
                <w:rPr>
                  <w:sz w:val="20"/>
                </w:rPr>
                <w:t>100</w:t>
              </w:r>
              <w:r w:rsidRPr="00BD1E3E">
                <w:rPr>
                  <w:sz w:val="20"/>
                </w:rPr>
                <w:t>0 mL water undiluted genomic DNA</w:t>
              </w:r>
            </w:ins>
          </w:p>
        </w:tc>
      </w:tr>
      <w:tr w:rsidR="00BF7E1E" w:rsidRPr="00702063" w14:paraId="3E467A7E" w14:textId="77777777" w:rsidTr="00ED1B3F">
        <w:trPr>
          <w:ins w:id="575" w:author="Xochitl Morgan" w:date="2018-02-22T14:10:00Z"/>
        </w:trPr>
        <w:tc>
          <w:tcPr>
            <w:tcW w:w="1089" w:type="dxa"/>
          </w:tcPr>
          <w:p w14:paraId="341DBB70" w14:textId="77777777" w:rsidR="00BF7E1E" w:rsidRPr="000E3A0E" w:rsidRDefault="00BF7E1E" w:rsidP="00ED1B3F">
            <w:pPr>
              <w:pStyle w:val="BodyText"/>
              <w:tabs>
                <w:tab w:val="left" w:pos="-1418"/>
              </w:tabs>
              <w:rPr>
                <w:ins w:id="576" w:author="Xochitl Morgan" w:date="2018-02-22T14:10:00Z"/>
                <w:sz w:val="20"/>
              </w:rPr>
            </w:pPr>
            <w:ins w:id="577" w:author="Xochitl Morgan" w:date="2018-02-22T14:10:00Z">
              <w:r w:rsidRPr="000E3A0E">
                <w:rPr>
                  <w:sz w:val="20"/>
                </w:rPr>
                <w:t>Tube 3</w:t>
              </w:r>
            </w:ins>
          </w:p>
        </w:tc>
        <w:tc>
          <w:tcPr>
            <w:tcW w:w="7230" w:type="dxa"/>
          </w:tcPr>
          <w:p w14:paraId="73AC9113" w14:textId="77777777" w:rsidR="00BF7E1E" w:rsidRPr="00C66771" w:rsidRDefault="00BF7E1E" w:rsidP="00ED1B3F">
            <w:pPr>
              <w:pStyle w:val="BodyText"/>
              <w:tabs>
                <w:tab w:val="left" w:pos="-1418"/>
              </w:tabs>
              <w:rPr>
                <w:ins w:id="578" w:author="Xochitl Morgan" w:date="2018-02-22T14:10:00Z"/>
                <w:sz w:val="20"/>
              </w:rPr>
            </w:pPr>
            <w:ins w:id="579" w:author="Xochitl Morgan" w:date="2018-02-22T14:10:00Z">
              <w:r>
                <w:rPr>
                  <w:sz w:val="20"/>
                </w:rPr>
                <w:t>Topsoil 1:10</w:t>
              </w:r>
              <w:r w:rsidRPr="00BD1E3E">
                <w:rPr>
                  <w:sz w:val="20"/>
                </w:rPr>
                <w:t xml:space="preserve"> DNA </w:t>
              </w:r>
              <w:r w:rsidRPr="00BD1E3E">
                <w:rPr>
                  <w:b/>
                  <w:sz w:val="20"/>
                </w:rPr>
                <w:t>OR</w:t>
              </w:r>
              <w:r w:rsidRPr="00BD1E3E">
                <w:rPr>
                  <w:sz w:val="20"/>
                </w:rPr>
                <w:t xml:space="preserve"> </w:t>
              </w:r>
              <w:r>
                <w:rPr>
                  <w:sz w:val="20"/>
                </w:rPr>
                <w:t>100</w:t>
              </w:r>
              <w:r w:rsidRPr="00BD1E3E">
                <w:rPr>
                  <w:sz w:val="20"/>
                </w:rPr>
                <w:t xml:space="preserve">0 mL water </w:t>
              </w:r>
              <w:r>
                <w:rPr>
                  <w:sz w:val="20"/>
                </w:rPr>
                <w:t>1:10</w:t>
              </w:r>
              <w:r w:rsidRPr="00BD1E3E">
                <w:rPr>
                  <w:sz w:val="20"/>
                </w:rPr>
                <w:t xml:space="preserve"> DNA</w:t>
              </w:r>
            </w:ins>
          </w:p>
        </w:tc>
      </w:tr>
      <w:tr w:rsidR="00BF7E1E" w:rsidRPr="00702063" w14:paraId="735F62B2" w14:textId="77777777" w:rsidTr="00ED1B3F">
        <w:trPr>
          <w:ins w:id="580" w:author="Xochitl Morgan" w:date="2018-02-22T14:10:00Z"/>
        </w:trPr>
        <w:tc>
          <w:tcPr>
            <w:tcW w:w="1089" w:type="dxa"/>
          </w:tcPr>
          <w:p w14:paraId="30D5FF87" w14:textId="77777777" w:rsidR="00BF7E1E" w:rsidRPr="000E3A0E" w:rsidRDefault="00BF7E1E" w:rsidP="00ED1B3F">
            <w:pPr>
              <w:pStyle w:val="BodyText"/>
              <w:tabs>
                <w:tab w:val="left" w:pos="-1418"/>
              </w:tabs>
              <w:rPr>
                <w:ins w:id="581" w:author="Xochitl Morgan" w:date="2018-02-22T14:10:00Z"/>
                <w:sz w:val="20"/>
              </w:rPr>
            </w:pPr>
            <w:ins w:id="582" w:author="Xochitl Morgan" w:date="2018-02-22T14:10:00Z">
              <w:r w:rsidRPr="000E3A0E">
                <w:rPr>
                  <w:sz w:val="20"/>
                </w:rPr>
                <w:t>Tube 4</w:t>
              </w:r>
            </w:ins>
          </w:p>
        </w:tc>
        <w:tc>
          <w:tcPr>
            <w:tcW w:w="7230" w:type="dxa"/>
          </w:tcPr>
          <w:p w14:paraId="1CB8AA06" w14:textId="77777777" w:rsidR="00BF7E1E" w:rsidRPr="00C66771" w:rsidRDefault="00BF7E1E" w:rsidP="00ED1B3F">
            <w:pPr>
              <w:pStyle w:val="BodyText"/>
              <w:tabs>
                <w:tab w:val="left" w:pos="-1418"/>
              </w:tabs>
              <w:rPr>
                <w:ins w:id="583" w:author="Xochitl Morgan" w:date="2018-02-22T14:10:00Z"/>
                <w:sz w:val="20"/>
              </w:rPr>
            </w:pPr>
            <w:ins w:id="584" w:author="Xochitl Morgan" w:date="2018-02-22T14:10:00Z">
              <w:r>
                <w:rPr>
                  <w:sz w:val="20"/>
                </w:rPr>
                <w:t>Topsoil 1:100</w:t>
              </w:r>
              <w:r w:rsidRPr="00BD1E3E">
                <w:rPr>
                  <w:sz w:val="20"/>
                </w:rPr>
                <w:t xml:space="preserve"> DNA </w:t>
              </w:r>
              <w:r w:rsidRPr="00BD1E3E">
                <w:rPr>
                  <w:b/>
                  <w:sz w:val="20"/>
                </w:rPr>
                <w:t>OR</w:t>
              </w:r>
              <w:r w:rsidRPr="00BD1E3E">
                <w:rPr>
                  <w:sz w:val="20"/>
                </w:rPr>
                <w:t xml:space="preserve"> </w:t>
              </w:r>
              <w:r>
                <w:rPr>
                  <w:sz w:val="20"/>
                </w:rPr>
                <w:t>100</w:t>
              </w:r>
              <w:r w:rsidRPr="00BD1E3E">
                <w:rPr>
                  <w:sz w:val="20"/>
                </w:rPr>
                <w:t xml:space="preserve">0 mL water </w:t>
              </w:r>
              <w:r>
                <w:rPr>
                  <w:sz w:val="20"/>
                </w:rPr>
                <w:t>1:100</w:t>
              </w:r>
              <w:r w:rsidRPr="00BD1E3E">
                <w:rPr>
                  <w:sz w:val="20"/>
                </w:rPr>
                <w:t xml:space="preserve"> DNA</w:t>
              </w:r>
            </w:ins>
          </w:p>
        </w:tc>
      </w:tr>
      <w:tr w:rsidR="00BF7E1E" w:rsidRPr="00702063" w14:paraId="3822B8F1" w14:textId="77777777" w:rsidTr="00ED1B3F">
        <w:trPr>
          <w:ins w:id="585" w:author="Xochitl Morgan" w:date="2018-02-22T14:10:00Z"/>
        </w:trPr>
        <w:tc>
          <w:tcPr>
            <w:tcW w:w="1089" w:type="dxa"/>
          </w:tcPr>
          <w:p w14:paraId="2D5A418C" w14:textId="77777777" w:rsidR="00BF7E1E" w:rsidRPr="000E3A0E" w:rsidRDefault="00BF7E1E" w:rsidP="00ED1B3F">
            <w:pPr>
              <w:pStyle w:val="BodyText"/>
              <w:tabs>
                <w:tab w:val="left" w:pos="-1418"/>
              </w:tabs>
              <w:rPr>
                <w:ins w:id="586" w:author="Xochitl Morgan" w:date="2018-02-22T14:10:00Z"/>
                <w:sz w:val="20"/>
              </w:rPr>
            </w:pPr>
            <w:ins w:id="587" w:author="Xochitl Morgan" w:date="2018-02-22T14:10:00Z">
              <w:r w:rsidRPr="000E3A0E">
                <w:rPr>
                  <w:sz w:val="20"/>
                </w:rPr>
                <w:t>Tube 5</w:t>
              </w:r>
            </w:ins>
          </w:p>
        </w:tc>
        <w:tc>
          <w:tcPr>
            <w:tcW w:w="7230" w:type="dxa"/>
          </w:tcPr>
          <w:p w14:paraId="7A916D80" w14:textId="77777777" w:rsidR="00BF7E1E" w:rsidRPr="000E3A0E" w:rsidRDefault="00BF7E1E" w:rsidP="00ED1B3F">
            <w:pPr>
              <w:pStyle w:val="BodyText"/>
              <w:tabs>
                <w:tab w:val="left" w:pos="-1418"/>
              </w:tabs>
              <w:rPr>
                <w:ins w:id="588" w:author="Xochitl Morgan" w:date="2018-02-22T14:10:00Z"/>
                <w:sz w:val="20"/>
              </w:rPr>
            </w:pPr>
            <w:ins w:id="589" w:author="Xochitl Morgan" w:date="2018-02-22T14:10:00Z">
              <w:r>
                <w:rPr>
                  <w:sz w:val="20"/>
                </w:rPr>
                <w:t>Topsoil 1:1000</w:t>
              </w:r>
              <w:r w:rsidRPr="00BD1E3E">
                <w:rPr>
                  <w:sz w:val="20"/>
                </w:rPr>
                <w:t xml:space="preserve"> DNA </w:t>
              </w:r>
              <w:r w:rsidRPr="00BD1E3E">
                <w:rPr>
                  <w:b/>
                  <w:sz w:val="20"/>
                </w:rPr>
                <w:t>OR</w:t>
              </w:r>
              <w:r w:rsidRPr="00BD1E3E">
                <w:rPr>
                  <w:sz w:val="20"/>
                </w:rPr>
                <w:t xml:space="preserve"> </w:t>
              </w:r>
              <w:r>
                <w:rPr>
                  <w:sz w:val="20"/>
                </w:rPr>
                <w:t>100</w:t>
              </w:r>
              <w:r w:rsidRPr="00BD1E3E">
                <w:rPr>
                  <w:sz w:val="20"/>
                </w:rPr>
                <w:t xml:space="preserve">0 mL water </w:t>
              </w:r>
              <w:r>
                <w:rPr>
                  <w:sz w:val="20"/>
                </w:rPr>
                <w:t>1:1000</w:t>
              </w:r>
              <w:r w:rsidRPr="00BD1E3E">
                <w:rPr>
                  <w:sz w:val="20"/>
                </w:rPr>
                <w:t xml:space="preserve"> DNA</w:t>
              </w:r>
            </w:ins>
          </w:p>
        </w:tc>
      </w:tr>
      <w:tr w:rsidR="00BF7E1E" w:rsidRPr="00702063" w14:paraId="770EDDF3" w14:textId="77777777" w:rsidTr="00ED1B3F">
        <w:trPr>
          <w:ins w:id="590" w:author="Xochitl Morgan" w:date="2018-02-22T14:10:00Z"/>
        </w:trPr>
        <w:tc>
          <w:tcPr>
            <w:tcW w:w="1089" w:type="dxa"/>
          </w:tcPr>
          <w:p w14:paraId="271DCFB1" w14:textId="77777777" w:rsidR="00BF7E1E" w:rsidRPr="000E3A0E" w:rsidRDefault="00BF7E1E" w:rsidP="00ED1B3F">
            <w:pPr>
              <w:pStyle w:val="BodyText"/>
              <w:tabs>
                <w:tab w:val="left" w:pos="-1418"/>
              </w:tabs>
              <w:rPr>
                <w:ins w:id="591" w:author="Xochitl Morgan" w:date="2018-02-22T14:10:00Z"/>
                <w:sz w:val="20"/>
              </w:rPr>
            </w:pPr>
            <w:ins w:id="592" w:author="Xochitl Morgan" w:date="2018-02-22T14:10:00Z">
              <w:r w:rsidRPr="000E3A0E">
                <w:rPr>
                  <w:sz w:val="20"/>
                </w:rPr>
                <w:t>Tube 6</w:t>
              </w:r>
            </w:ins>
          </w:p>
        </w:tc>
        <w:tc>
          <w:tcPr>
            <w:tcW w:w="7230" w:type="dxa"/>
          </w:tcPr>
          <w:p w14:paraId="3DB5807C" w14:textId="77777777" w:rsidR="00BF7E1E" w:rsidRPr="000E3A0E" w:rsidRDefault="00BF7E1E" w:rsidP="00ED1B3F">
            <w:pPr>
              <w:pStyle w:val="BodyText"/>
              <w:tabs>
                <w:tab w:val="left" w:pos="-1418"/>
              </w:tabs>
              <w:rPr>
                <w:ins w:id="593" w:author="Xochitl Morgan" w:date="2018-02-22T14:10:00Z"/>
                <w:sz w:val="20"/>
              </w:rPr>
            </w:pPr>
            <w:ins w:id="594" w:author="Xochitl Morgan" w:date="2018-02-22T14:10:00Z">
              <w:r>
                <w:rPr>
                  <w:sz w:val="20"/>
                </w:rPr>
                <w:t>Topsoil 1:10000</w:t>
              </w:r>
              <w:r w:rsidRPr="00BD1E3E">
                <w:rPr>
                  <w:sz w:val="20"/>
                </w:rPr>
                <w:t xml:space="preserve"> DNA </w:t>
              </w:r>
              <w:r w:rsidRPr="00BD1E3E">
                <w:rPr>
                  <w:b/>
                  <w:sz w:val="20"/>
                </w:rPr>
                <w:t>OR</w:t>
              </w:r>
              <w:r w:rsidRPr="00BD1E3E">
                <w:rPr>
                  <w:sz w:val="20"/>
                </w:rPr>
                <w:t xml:space="preserve"> </w:t>
              </w:r>
              <w:r>
                <w:rPr>
                  <w:sz w:val="20"/>
                </w:rPr>
                <w:t>100</w:t>
              </w:r>
              <w:r w:rsidRPr="00BD1E3E">
                <w:rPr>
                  <w:sz w:val="20"/>
                </w:rPr>
                <w:t xml:space="preserve">0 mL water </w:t>
              </w:r>
              <w:r>
                <w:rPr>
                  <w:sz w:val="20"/>
                </w:rPr>
                <w:t>1:10000</w:t>
              </w:r>
              <w:r w:rsidRPr="00BD1E3E">
                <w:rPr>
                  <w:sz w:val="20"/>
                </w:rPr>
                <w:t xml:space="preserve"> DNA</w:t>
              </w:r>
            </w:ins>
          </w:p>
        </w:tc>
      </w:tr>
      <w:tr w:rsidR="00BF7E1E" w:rsidRPr="00702063" w14:paraId="73D37035" w14:textId="77777777" w:rsidTr="00ED1B3F">
        <w:trPr>
          <w:ins w:id="595" w:author="Xochitl Morgan" w:date="2018-02-22T14:10:00Z"/>
        </w:trPr>
        <w:tc>
          <w:tcPr>
            <w:tcW w:w="1089" w:type="dxa"/>
          </w:tcPr>
          <w:p w14:paraId="1065A95E" w14:textId="77777777" w:rsidR="00BF7E1E" w:rsidRPr="000E3A0E" w:rsidRDefault="00BF7E1E" w:rsidP="00ED1B3F">
            <w:pPr>
              <w:pStyle w:val="BodyText"/>
              <w:tabs>
                <w:tab w:val="left" w:pos="-1418"/>
              </w:tabs>
              <w:rPr>
                <w:ins w:id="596" w:author="Xochitl Morgan" w:date="2018-02-22T14:10:00Z"/>
                <w:sz w:val="20"/>
              </w:rPr>
            </w:pPr>
            <w:ins w:id="597" w:author="Xochitl Morgan" w:date="2018-02-22T14:10:00Z">
              <w:r w:rsidRPr="000E3A0E">
                <w:rPr>
                  <w:sz w:val="20"/>
                </w:rPr>
                <w:t>Tube 7</w:t>
              </w:r>
            </w:ins>
          </w:p>
        </w:tc>
        <w:tc>
          <w:tcPr>
            <w:tcW w:w="7230" w:type="dxa"/>
          </w:tcPr>
          <w:p w14:paraId="271F38D1" w14:textId="77777777" w:rsidR="00BF7E1E" w:rsidRPr="000E3A0E" w:rsidRDefault="00BF7E1E" w:rsidP="00ED1B3F">
            <w:pPr>
              <w:pStyle w:val="BodyText"/>
              <w:tabs>
                <w:tab w:val="left" w:pos="-1418"/>
              </w:tabs>
              <w:rPr>
                <w:ins w:id="598" w:author="Xochitl Morgan" w:date="2018-02-22T14:10:00Z"/>
                <w:sz w:val="20"/>
              </w:rPr>
            </w:pPr>
            <w:ins w:id="599" w:author="Xochitl Morgan" w:date="2018-02-22T14:10:00Z">
              <w:r>
                <w:rPr>
                  <w:sz w:val="20"/>
                </w:rPr>
                <w:t>Negative Control</w:t>
              </w:r>
            </w:ins>
          </w:p>
        </w:tc>
      </w:tr>
      <w:tr w:rsidR="00BF7E1E" w:rsidRPr="00702063" w14:paraId="46010960" w14:textId="77777777" w:rsidTr="00ED1B3F">
        <w:trPr>
          <w:ins w:id="600" w:author="Xochitl Morgan" w:date="2018-02-22T14:10:00Z"/>
        </w:trPr>
        <w:tc>
          <w:tcPr>
            <w:tcW w:w="1089" w:type="dxa"/>
          </w:tcPr>
          <w:p w14:paraId="118489A2" w14:textId="77777777" w:rsidR="00BF7E1E" w:rsidRPr="000E3A0E" w:rsidRDefault="00BF7E1E" w:rsidP="00ED1B3F">
            <w:pPr>
              <w:pStyle w:val="BodyText"/>
              <w:tabs>
                <w:tab w:val="left" w:pos="-1418"/>
              </w:tabs>
              <w:rPr>
                <w:ins w:id="601" w:author="Xochitl Morgan" w:date="2018-02-22T14:10:00Z"/>
                <w:sz w:val="20"/>
              </w:rPr>
            </w:pPr>
            <w:ins w:id="602" w:author="Xochitl Morgan" w:date="2018-02-22T14:10:00Z">
              <w:r w:rsidRPr="000E3A0E">
                <w:rPr>
                  <w:sz w:val="20"/>
                </w:rPr>
                <w:t>Tube 8</w:t>
              </w:r>
            </w:ins>
          </w:p>
        </w:tc>
        <w:tc>
          <w:tcPr>
            <w:tcW w:w="7230" w:type="dxa"/>
          </w:tcPr>
          <w:p w14:paraId="24A0C061" w14:textId="77777777" w:rsidR="00BF7E1E" w:rsidRPr="000E3A0E" w:rsidRDefault="00BF7E1E" w:rsidP="00ED1B3F">
            <w:pPr>
              <w:pStyle w:val="BodyText"/>
              <w:tabs>
                <w:tab w:val="left" w:pos="-1418"/>
              </w:tabs>
              <w:rPr>
                <w:ins w:id="603" w:author="Xochitl Morgan" w:date="2018-02-22T14:10:00Z"/>
                <w:sz w:val="20"/>
              </w:rPr>
            </w:pPr>
            <w:ins w:id="604" w:author="Xochitl Morgan" w:date="2018-02-22T14:10:00Z">
              <w:r>
                <w:rPr>
                  <w:sz w:val="20"/>
                </w:rPr>
                <w:t>Positive Control</w:t>
              </w:r>
            </w:ins>
          </w:p>
        </w:tc>
      </w:tr>
      <w:tr w:rsidR="00BF7E1E" w:rsidRPr="000E3A0E" w14:paraId="05D71572" w14:textId="77777777" w:rsidTr="00ED1B3F">
        <w:trPr>
          <w:ins w:id="605" w:author="Xochitl Morgan" w:date="2018-02-22T14:10:00Z"/>
        </w:trPr>
        <w:tc>
          <w:tcPr>
            <w:tcW w:w="1089" w:type="dxa"/>
          </w:tcPr>
          <w:p w14:paraId="30D1944C" w14:textId="77777777" w:rsidR="00BF7E1E" w:rsidRPr="000E3A0E" w:rsidRDefault="00BF7E1E" w:rsidP="00ED1B3F">
            <w:pPr>
              <w:pStyle w:val="BodyText"/>
              <w:tabs>
                <w:tab w:val="left" w:pos="-1418"/>
              </w:tabs>
              <w:rPr>
                <w:ins w:id="606" w:author="Xochitl Morgan" w:date="2018-02-22T14:10:00Z"/>
                <w:sz w:val="20"/>
              </w:rPr>
            </w:pPr>
            <w:ins w:id="607" w:author="Xochitl Morgan" w:date="2018-02-22T14:10:00Z">
              <w:r w:rsidRPr="000E3A0E">
                <w:rPr>
                  <w:sz w:val="20"/>
                </w:rPr>
                <w:t>Tube 9</w:t>
              </w:r>
            </w:ins>
          </w:p>
        </w:tc>
        <w:tc>
          <w:tcPr>
            <w:tcW w:w="7230" w:type="dxa"/>
          </w:tcPr>
          <w:p w14:paraId="7332FB14" w14:textId="77777777" w:rsidR="00BF7E1E" w:rsidRPr="000E3A0E" w:rsidRDefault="00BF7E1E" w:rsidP="00ED1B3F">
            <w:pPr>
              <w:pStyle w:val="BodyText"/>
              <w:tabs>
                <w:tab w:val="left" w:pos="-1418"/>
              </w:tabs>
              <w:rPr>
                <w:ins w:id="608" w:author="Xochitl Morgan" w:date="2018-02-22T14:10:00Z"/>
                <w:sz w:val="20"/>
              </w:rPr>
            </w:pPr>
            <w:ins w:id="609" w:author="Xochitl Morgan" w:date="2018-02-22T14:10:00Z">
              <w:r>
                <w:rPr>
                  <w:sz w:val="20"/>
                </w:rPr>
                <w:t>Human forearm undiluted genomic DNA</w:t>
              </w:r>
            </w:ins>
          </w:p>
        </w:tc>
      </w:tr>
      <w:tr w:rsidR="00BF7E1E" w:rsidRPr="00702063" w14:paraId="1D4CAA1D" w14:textId="77777777" w:rsidTr="00ED1B3F">
        <w:trPr>
          <w:ins w:id="610" w:author="Xochitl Morgan" w:date="2018-02-22T14:10:00Z"/>
        </w:trPr>
        <w:tc>
          <w:tcPr>
            <w:tcW w:w="1089" w:type="dxa"/>
          </w:tcPr>
          <w:p w14:paraId="275E6E8A" w14:textId="77777777" w:rsidR="00BF7E1E" w:rsidRPr="000E3A0E" w:rsidRDefault="00BF7E1E" w:rsidP="00ED1B3F">
            <w:pPr>
              <w:pStyle w:val="BodyText"/>
              <w:tabs>
                <w:tab w:val="left" w:pos="-1418"/>
              </w:tabs>
              <w:rPr>
                <w:ins w:id="611" w:author="Xochitl Morgan" w:date="2018-02-22T14:10:00Z"/>
                <w:sz w:val="20"/>
              </w:rPr>
            </w:pPr>
            <w:ins w:id="612" w:author="Xochitl Morgan" w:date="2018-02-22T14:10:00Z">
              <w:r w:rsidRPr="000E3A0E">
                <w:rPr>
                  <w:sz w:val="20"/>
                </w:rPr>
                <w:t>Tube 10</w:t>
              </w:r>
            </w:ins>
          </w:p>
        </w:tc>
        <w:tc>
          <w:tcPr>
            <w:tcW w:w="7230" w:type="dxa"/>
          </w:tcPr>
          <w:p w14:paraId="6CC3597B" w14:textId="77777777" w:rsidR="00BF7E1E" w:rsidRPr="00C66771" w:rsidRDefault="00BF7E1E" w:rsidP="00ED1B3F">
            <w:pPr>
              <w:pStyle w:val="BodyText"/>
              <w:tabs>
                <w:tab w:val="left" w:pos="-1418"/>
              </w:tabs>
              <w:rPr>
                <w:ins w:id="613" w:author="Xochitl Morgan" w:date="2018-02-22T14:10:00Z"/>
                <w:sz w:val="20"/>
              </w:rPr>
            </w:pPr>
            <w:ins w:id="614" w:author="Xochitl Morgan" w:date="2018-02-22T14:10:00Z">
              <w:r>
                <w:rPr>
                  <w:sz w:val="20"/>
                </w:rPr>
                <w:t>Human nasal undiluted genomic DNA</w:t>
              </w:r>
            </w:ins>
          </w:p>
        </w:tc>
      </w:tr>
      <w:tr w:rsidR="00BF7E1E" w:rsidRPr="00C66771" w14:paraId="798A0B2B" w14:textId="77777777" w:rsidTr="00ED1B3F">
        <w:trPr>
          <w:ins w:id="615" w:author="Xochitl Morgan" w:date="2018-02-22T14:10:00Z"/>
        </w:trPr>
        <w:tc>
          <w:tcPr>
            <w:tcW w:w="1089" w:type="dxa"/>
          </w:tcPr>
          <w:p w14:paraId="2126D9B4" w14:textId="77777777" w:rsidR="00BF7E1E" w:rsidRPr="00C66771" w:rsidRDefault="00BF7E1E" w:rsidP="00ED1B3F">
            <w:pPr>
              <w:pStyle w:val="BodyText"/>
              <w:tabs>
                <w:tab w:val="left" w:pos="-1418"/>
              </w:tabs>
              <w:rPr>
                <w:ins w:id="616" w:author="Xochitl Morgan" w:date="2018-02-22T14:10:00Z"/>
                <w:sz w:val="20"/>
              </w:rPr>
            </w:pPr>
            <w:ins w:id="617" w:author="Xochitl Morgan" w:date="2018-02-22T14:10:00Z">
              <w:r w:rsidRPr="00C66771">
                <w:rPr>
                  <w:sz w:val="20"/>
                </w:rPr>
                <w:t>Tube 11</w:t>
              </w:r>
            </w:ins>
          </w:p>
        </w:tc>
        <w:tc>
          <w:tcPr>
            <w:tcW w:w="7230" w:type="dxa"/>
          </w:tcPr>
          <w:p w14:paraId="6A7A8696" w14:textId="77777777" w:rsidR="00BF7E1E" w:rsidRPr="00C66771" w:rsidRDefault="00BF7E1E" w:rsidP="00ED1B3F">
            <w:pPr>
              <w:pStyle w:val="BodyText"/>
              <w:tabs>
                <w:tab w:val="left" w:pos="-1418"/>
              </w:tabs>
              <w:rPr>
                <w:ins w:id="618" w:author="Xochitl Morgan" w:date="2018-02-22T14:10:00Z"/>
                <w:sz w:val="20"/>
              </w:rPr>
            </w:pPr>
            <w:ins w:id="619" w:author="Xochitl Morgan" w:date="2018-02-22T14:10:00Z">
              <w:r>
                <w:rPr>
                  <w:sz w:val="20"/>
                </w:rPr>
                <w:t>Human nasal 1:10 DNA</w:t>
              </w:r>
            </w:ins>
          </w:p>
        </w:tc>
      </w:tr>
      <w:tr w:rsidR="00BF7E1E" w:rsidRPr="00C66771" w14:paraId="74EDA72F" w14:textId="77777777" w:rsidTr="00ED1B3F">
        <w:trPr>
          <w:ins w:id="620" w:author="Xochitl Morgan" w:date="2018-02-22T14:10:00Z"/>
        </w:trPr>
        <w:tc>
          <w:tcPr>
            <w:tcW w:w="1089" w:type="dxa"/>
          </w:tcPr>
          <w:p w14:paraId="3FDB794A" w14:textId="77777777" w:rsidR="00BF7E1E" w:rsidRPr="000E3A0E" w:rsidRDefault="00BF7E1E" w:rsidP="00ED1B3F">
            <w:pPr>
              <w:pStyle w:val="BodyText"/>
              <w:tabs>
                <w:tab w:val="left" w:pos="-1418"/>
              </w:tabs>
              <w:rPr>
                <w:ins w:id="621" w:author="Xochitl Morgan" w:date="2018-02-22T14:10:00Z"/>
                <w:sz w:val="20"/>
              </w:rPr>
            </w:pPr>
            <w:ins w:id="622" w:author="Xochitl Morgan" w:date="2018-02-22T14:10:00Z">
              <w:r w:rsidRPr="00C66771">
                <w:rPr>
                  <w:sz w:val="20"/>
                </w:rPr>
                <w:t>Tube 12</w:t>
              </w:r>
            </w:ins>
          </w:p>
        </w:tc>
        <w:tc>
          <w:tcPr>
            <w:tcW w:w="7230" w:type="dxa"/>
          </w:tcPr>
          <w:p w14:paraId="61C8F1B5" w14:textId="77777777" w:rsidR="00BF7E1E" w:rsidRPr="00C66771" w:rsidRDefault="00BF7E1E" w:rsidP="00ED1B3F">
            <w:pPr>
              <w:pStyle w:val="BodyText"/>
              <w:tabs>
                <w:tab w:val="left" w:pos="-1418"/>
              </w:tabs>
              <w:rPr>
                <w:ins w:id="623" w:author="Xochitl Morgan" w:date="2018-02-22T14:10:00Z"/>
                <w:sz w:val="20"/>
              </w:rPr>
            </w:pPr>
            <w:ins w:id="624" w:author="Xochitl Morgan" w:date="2018-02-22T14:10:00Z">
              <w:r>
                <w:rPr>
                  <w:sz w:val="20"/>
                </w:rPr>
                <w:t>Human nasal 1:100 DNA</w:t>
              </w:r>
            </w:ins>
          </w:p>
        </w:tc>
      </w:tr>
      <w:tr w:rsidR="00BF7E1E" w:rsidRPr="00C66771" w14:paraId="59EEC4A4" w14:textId="77777777" w:rsidTr="00ED1B3F">
        <w:trPr>
          <w:ins w:id="625" w:author="Xochitl Morgan" w:date="2018-02-22T14:10:00Z"/>
        </w:trPr>
        <w:tc>
          <w:tcPr>
            <w:tcW w:w="1089" w:type="dxa"/>
          </w:tcPr>
          <w:p w14:paraId="5C33AEA2" w14:textId="77777777" w:rsidR="00BF7E1E" w:rsidRPr="000E3A0E" w:rsidRDefault="00BF7E1E" w:rsidP="00ED1B3F">
            <w:pPr>
              <w:pStyle w:val="BodyText"/>
              <w:tabs>
                <w:tab w:val="left" w:pos="-1418"/>
              </w:tabs>
              <w:rPr>
                <w:ins w:id="626" w:author="Xochitl Morgan" w:date="2018-02-22T14:10:00Z"/>
                <w:sz w:val="20"/>
              </w:rPr>
            </w:pPr>
            <w:ins w:id="627" w:author="Xochitl Morgan" w:date="2018-02-22T14:10:00Z">
              <w:r w:rsidRPr="00C66771">
                <w:rPr>
                  <w:sz w:val="20"/>
                </w:rPr>
                <w:t>Tube 13</w:t>
              </w:r>
            </w:ins>
          </w:p>
        </w:tc>
        <w:tc>
          <w:tcPr>
            <w:tcW w:w="7230" w:type="dxa"/>
          </w:tcPr>
          <w:p w14:paraId="45BF60BB" w14:textId="77777777" w:rsidR="00BF7E1E" w:rsidRPr="00C66771" w:rsidRDefault="00BF7E1E" w:rsidP="00ED1B3F">
            <w:pPr>
              <w:pStyle w:val="BodyText"/>
              <w:tabs>
                <w:tab w:val="left" w:pos="-1418"/>
              </w:tabs>
              <w:rPr>
                <w:ins w:id="628" w:author="Xochitl Morgan" w:date="2018-02-22T14:10:00Z"/>
                <w:sz w:val="20"/>
              </w:rPr>
            </w:pPr>
            <w:ins w:id="629" w:author="Xochitl Morgan" w:date="2018-02-22T14:10:00Z">
              <w:r>
                <w:rPr>
                  <w:sz w:val="20"/>
                </w:rPr>
                <w:t>Human nasal 1:1000 DNA</w:t>
              </w:r>
            </w:ins>
          </w:p>
        </w:tc>
      </w:tr>
      <w:tr w:rsidR="00BF7E1E" w:rsidRPr="00702063" w14:paraId="4C3C07A6" w14:textId="77777777" w:rsidTr="00ED1B3F">
        <w:trPr>
          <w:ins w:id="630" w:author="Xochitl Morgan" w:date="2018-02-22T14:10:00Z"/>
        </w:trPr>
        <w:tc>
          <w:tcPr>
            <w:tcW w:w="1089" w:type="dxa"/>
          </w:tcPr>
          <w:p w14:paraId="37FAB832" w14:textId="77777777" w:rsidR="00BF7E1E" w:rsidRPr="000E3A0E" w:rsidRDefault="00BF7E1E" w:rsidP="00ED1B3F">
            <w:pPr>
              <w:pStyle w:val="BodyText"/>
              <w:tabs>
                <w:tab w:val="left" w:pos="-1418"/>
              </w:tabs>
              <w:rPr>
                <w:ins w:id="631" w:author="Xochitl Morgan" w:date="2018-02-22T14:10:00Z"/>
                <w:sz w:val="20"/>
              </w:rPr>
            </w:pPr>
            <w:commentRangeStart w:id="632"/>
            <w:ins w:id="633" w:author="Xochitl Morgan" w:date="2018-02-22T14:10:00Z">
              <w:r w:rsidRPr="00C66771">
                <w:rPr>
                  <w:sz w:val="20"/>
                </w:rPr>
                <w:t>Tube 14</w:t>
              </w:r>
            </w:ins>
          </w:p>
        </w:tc>
        <w:tc>
          <w:tcPr>
            <w:tcW w:w="7230" w:type="dxa"/>
          </w:tcPr>
          <w:p w14:paraId="2879303B" w14:textId="77777777" w:rsidR="00BF7E1E" w:rsidRPr="00C66771" w:rsidRDefault="00BF7E1E" w:rsidP="00ED1B3F">
            <w:pPr>
              <w:pStyle w:val="BodyText"/>
              <w:tabs>
                <w:tab w:val="left" w:pos="-1418"/>
              </w:tabs>
              <w:rPr>
                <w:ins w:id="634" w:author="Xochitl Morgan" w:date="2018-02-22T14:10:00Z"/>
                <w:sz w:val="20"/>
              </w:rPr>
            </w:pPr>
            <w:ins w:id="635" w:author="Xochitl Morgan" w:date="2018-02-22T14:10:00Z">
              <w:r>
                <w:rPr>
                  <w:sz w:val="20"/>
                </w:rPr>
                <w:t>Human nasal 1:10000 DNA</w:t>
              </w:r>
            </w:ins>
            <w:commentRangeEnd w:id="632"/>
            <w:ins w:id="636" w:author="Xochitl Morgan" w:date="2018-02-22T14:29:00Z">
              <w:r w:rsidR="00935F5E">
                <w:rPr>
                  <w:rStyle w:val="CommentReference"/>
                  <w:rFonts w:eastAsiaTheme="minorHAnsi" w:cstheme="minorBidi"/>
                  <w:lang w:val="en-US"/>
                </w:rPr>
                <w:commentReference w:id="632"/>
              </w:r>
            </w:ins>
          </w:p>
        </w:tc>
      </w:tr>
    </w:tbl>
    <w:p w14:paraId="35FE3855" w14:textId="77777777" w:rsidR="00BF7E1E" w:rsidRDefault="00BF7E1E" w:rsidP="00BF7E1E">
      <w:pPr>
        <w:pStyle w:val="BodyText"/>
        <w:tabs>
          <w:tab w:val="left" w:pos="-1418"/>
        </w:tabs>
        <w:ind w:left="720"/>
        <w:rPr>
          <w:ins w:id="638" w:author="Xochitl Morgan" w:date="2018-02-22T14:10:00Z"/>
          <w:sz w:val="22"/>
        </w:rPr>
      </w:pPr>
    </w:p>
    <w:p w14:paraId="74C3E43A" w14:textId="77777777" w:rsidR="00BF7E1E" w:rsidRDefault="00BF7E1E" w:rsidP="00BF7E1E">
      <w:pPr>
        <w:pStyle w:val="BodyText"/>
        <w:tabs>
          <w:tab w:val="left" w:pos="-1418"/>
        </w:tabs>
        <w:ind w:left="720"/>
        <w:rPr>
          <w:ins w:id="639" w:author="Xochitl Morgan" w:date="2018-02-22T14:10:00Z"/>
          <w:sz w:val="22"/>
        </w:rPr>
      </w:pPr>
    </w:p>
    <w:p w14:paraId="1A176CA0" w14:textId="03BBF700" w:rsidR="00BF7E1E" w:rsidRPr="005B7257" w:rsidRDefault="00BF7E1E" w:rsidP="00BF7E1E">
      <w:pPr>
        <w:pStyle w:val="BodyText"/>
        <w:tabs>
          <w:tab w:val="left" w:pos="-1418"/>
        </w:tabs>
        <w:ind w:left="1080"/>
        <w:rPr>
          <w:ins w:id="640" w:author="Xochitl Morgan" w:date="2018-02-22T14:10:00Z"/>
          <w:b/>
          <w:i/>
          <w:sz w:val="22"/>
        </w:rPr>
      </w:pPr>
      <w:ins w:id="641" w:author="Xochitl Morgan" w:date="2018-02-22T14:10:00Z">
        <w:r w:rsidRPr="005B7257">
          <w:rPr>
            <w:b/>
            <w:i/>
            <w:sz w:val="22"/>
          </w:rPr>
          <w:t>Note</w:t>
        </w:r>
      </w:ins>
      <w:ins w:id="642" w:author="Xochitl Morgan" w:date="2018-02-22T14:31:00Z">
        <w:r w:rsidR="00CC0EAC">
          <w:rPr>
            <w:b/>
            <w:i/>
            <w:sz w:val="22"/>
          </w:rPr>
          <w:t>s</w:t>
        </w:r>
      </w:ins>
      <w:ins w:id="643" w:author="Xochitl Morgan" w:date="2018-02-22T14:10:00Z">
        <w:r w:rsidRPr="005B7257">
          <w:rPr>
            <w:b/>
            <w:i/>
            <w:sz w:val="22"/>
          </w:rPr>
          <w:t>:</w:t>
        </w:r>
      </w:ins>
    </w:p>
    <w:p w14:paraId="0FAEEACE" w14:textId="77777777" w:rsidR="00BF7E1E" w:rsidRPr="005B7257" w:rsidRDefault="00BF7E1E" w:rsidP="00BF7E1E">
      <w:pPr>
        <w:pStyle w:val="BodyText"/>
        <w:tabs>
          <w:tab w:val="left" w:pos="-1418"/>
        </w:tabs>
        <w:ind w:left="1980"/>
        <w:rPr>
          <w:ins w:id="644" w:author="Xochitl Morgan" w:date="2018-02-22T14:10:00Z"/>
          <w:i/>
          <w:sz w:val="22"/>
        </w:rPr>
      </w:pPr>
      <w:ins w:id="645" w:author="Xochitl Morgan" w:date="2018-02-22T14:10:00Z">
        <w:r w:rsidRPr="005B7257">
          <w:rPr>
            <w:i/>
            <w:sz w:val="22"/>
          </w:rPr>
          <w:t>Make sure you wear gloves when setting up the PCR reactions</w:t>
        </w:r>
      </w:ins>
    </w:p>
    <w:p w14:paraId="4472888C" w14:textId="77777777" w:rsidR="00BF7E1E" w:rsidRPr="005B7257" w:rsidRDefault="00BF7E1E" w:rsidP="00BF7E1E">
      <w:pPr>
        <w:pStyle w:val="BodyText"/>
        <w:tabs>
          <w:tab w:val="left" w:pos="-1418"/>
        </w:tabs>
        <w:ind w:left="1980"/>
        <w:rPr>
          <w:ins w:id="646" w:author="Xochitl Morgan" w:date="2018-02-22T14:10:00Z"/>
          <w:i/>
          <w:sz w:val="22"/>
        </w:rPr>
      </w:pPr>
      <w:ins w:id="647" w:author="Xochitl Morgan" w:date="2018-02-22T14:10:00Z">
        <w:r w:rsidRPr="005B7257">
          <w:rPr>
            <w:i/>
            <w:sz w:val="22"/>
          </w:rPr>
          <w:t>Set up the</w:t>
        </w:r>
        <w:r>
          <w:rPr>
            <w:i/>
            <w:sz w:val="22"/>
          </w:rPr>
          <w:t xml:space="preserve"> PCR reactions in an ice bucket</w:t>
        </w:r>
      </w:ins>
    </w:p>
    <w:p w14:paraId="286B7154" w14:textId="67F67949" w:rsidR="00BF7E1E" w:rsidRPr="00177F21" w:rsidRDefault="00BF7E1E" w:rsidP="00177F21">
      <w:pPr>
        <w:pStyle w:val="BodyText"/>
        <w:tabs>
          <w:tab w:val="left" w:pos="-1418"/>
        </w:tabs>
        <w:ind w:left="1980"/>
        <w:rPr>
          <w:ins w:id="648" w:author="Xochitl Morgan" w:date="2018-02-22T14:10:00Z"/>
          <w:i/>
          <w:sz w:val="22"/>
        </w:rPr>
      </w:pPr>
      <w:ins w:id="649" w:author="Xochitl Morgan" w:date="2018-02-22T14:10:00Z">
        <w:r w:rsidRPr="005B7257">
          <w:rPr>
            <w:i/>
            <w:sz w:val="22"/>
          </w:rPr>
          <w:t>It is essential that you change tips betwee</w:t>
        </w:r>
        <w:r>
          <w:rPr>
            <w:i/>
            <w:sz w:val="22"/>
          </w:rPr>
          <w:t xml:space="preserve">n each and every pipetting </w:t>
        </w:r>
        <w:proofErr w:type="gramStart"/>
        <w:r>
          <w:rPr>
            <w:i/>
            <w:sz w:val="22"/>
          </w:rPr>
          <w:t>step</w:t>
        </w:r>
        <w:proofErr w:type="gramEnd"/>
      </w:ins>
    </w:p>
    <w:p w14:paraId="3CE77F14" w14:textId="77777777" w:rsidR="00BF7E1E" w:rsidRPr="00F0316F" w:rsidRDefault="00BF7E1E" w:rsidP="00BF7E1E">
      <w:pPr>
        <w:rPr>
          <w:ins w:id="650" w:author="Xochitl Morgan" w:date="2018-02-22T14:10:00Z"/>
        </w:rPr>
      </w:pPr>
    </w:p>
    <w:p w14:paraId="1802FAC2" w14:textId="62F2A3BE" w:rsidR="00BF7E1E" w:rsidRDefault="00BF7E1E" w:rsidP="00BF7E1E">
      <w:pPr>
        <w:pStyle w:val="ListParagraph"/>
        <w:numPr>
          <w:ilvl w:val="0"/>
          <w:numId w:val="18"/>
        </w:numPr>
        <w:rPr>
          <w:ins w:id="651" w:author="Xochitl Morgan" w:date="2018-02-22T14:10:00Z"/>
        </w:rPr>
      </w:pPr>
      <w:ins w:id="652" w:author="Xochitl Morgan" w:date="2018-02-22T14:10:00Z">
        <w:r>
          <w:t xml:space="preserve">Pipette 1 </w:t>
        </w:r>
        <w:r>
          <w:rPr>
            <w:rFonts w:eastAsiaTheme="minorEastAsia" w:cs="Arial"/>
          </w:rPr>
          <w:t>µ</w:t>
        </w:r>
        <w:r>
          <w:t xml:space="preserve">L of the appropriate template DNA into each sample </w:t>
        </w:r>
      </w:ins>
      <w:ins w:id="653" w:author="Xochitl Morgan" w:date="2018-02-22T14:33:00Z">
        <w:r w:rsidR="000C538F">
          <w:t>tube</w:t>
        </w:r>
        <w:r w:rsidR="00271619">
          <w:t>.</w:t>
        </w:r>
      </w:ins>
      <w:ins w:id="654" w:author="Xochitl Morgan" w:date="2018-02-22T14:10:00Z">
        <w:r>
          <w:t xml:space="preserve"> Pipette 1 </w:t>
        </w:r>
        <w:r>
          <w:rPr>
            <w:rFonts w:eastAsiaTheme="minorEastAsia" w:cs="Arial"/>
          </w:rPr>
          <w:t>µ</w:t>
        </w:r>
        <w:r>
          <w:t xml:space="preserve">L positive control DNA into the positive control </w:t>
        </w:r>
      </w:ins>
      <w:ins w:id="655" w:author="Xochitl Morgan" w:date="2018-02-22T14:33:00Z">
        <w:r w:rsidR="00271619">
          <w:t>tube</w:t>
        </w:r>
      </w:ins>
      <w:ins w:id="656" w:author="Xochitl Morgan" w:date="2018-02-22T14:10:00Z">
        <w:r>
          <w:t xml:space="preserve">, and </w:t>
        </w:r>
        <w:proofErr w:type="gramStart"/>
        <w:r>
          <w:t xml:space="preserve">1 </w:t>
        </w:r>
        <w:r>
          <w:rPr>
            <w:rFonts w:eastAsiaTheme="minorEastAsia" w:cs="Arial"/>
          </w:rPr>
          <w:t>µ</w:t>
        </w:r>
        <w:r>
          <w:t>L sterile PCR grade wate</w:t>
        </w:r>
        <w:r w:rsidR="00271619">
          <w:t>r</w:t>
        </w:r>
        <w:proofErr w:type="gramEnd"/>
        <w:r w:rsidR="00271619">
          <w:t xml:space="preserve"> into the negative control tube</w:t>
        </w:r>
        <w:r>
          <w:t>.</w:t>
        </w:r>
      </w:ins>
    </w:p>
    <w:p w14:paraId="455AABCF" w14:textId="77777777" w:rsidR="00BF7E1E" w:rsidRDefault="00BF7E1E" w:rsidP="00BF7E1E">
      <w:pPr>
        <w:rPr>
          <w:ins w:id="657" w:author="Xochitl Morgan" w:date="2018-02-22T14:10:00Z"/>
        </w:rPr>
      </w:pPr>
    </w:p>
    <w:p w14:paraId="427DFB0B" w14:textId="4233315C" w:rsidR="00BF7E1E" w:rsidRDefault="00BF7E1E" w:rsidP="00BF7E1E">
      <w:pPr>
        <w:pStyle w:val="ListParagraph"/>
        <w:numPr>
          <w:ilvl w:val="0"/>
          <w:numId w:val="18"/>
        </w:numPr>
        <w:rPr>
          <w:ins w:id="658" w:author="Xochitl Morgan" w:date="2018-02-22T14:10:00Z"/>
        </w:rPr>
      </w:pPr>
      <w:ins w:id="659" w:author="Xochitl Morgan" w:date="2018-02-22T14:10:00Z">
        <w:r>
          <w:t xml:space="preserve">Into each </w:t>
        </w:r>
      </w:ins>
      <w:ins w:id="660" w:author="Xochitl Morgan" w:date="2018-02-22T14:33:00Z">
        <w:r w:rsidR="00EB2813">
          <w:t>tube</w:t>
        </w:r>
      </w:ins>
      <w:ins w:id="661" w:author="Xochitl Morgan" w:date="2018-02-22T14:10:00Z">
        <w:r>
          <w:t xml:space="preserve"> pipette </w:t>
        </w:r>
      </w:ins>
      <w:ins w:id="662" w:author="Xochitl Morgan" w:date="2018-02-22T14:33:00Z">
        <w:r w:rsidR="00B70030">
          <w:t>24</w:t>
        </w:r>
      </w:ins>
      <w:ins w:id="663" w:author="Xochitl Morgan" w:date="2018-02-22T14:10:00Z">
        <w:r>
          <w:t xml:space="preserve"> </w:t>
        </w:r>
        <w:r>
          <w:rPr>
            <w:rFonts w:eastAsiaTheme="minorEastAsia" w:cs="Arial"/>
          </w:rPr>
          <w:t>µ</w:t>
        </w:r>
        <w:r>
          <w:t xml:space="preserve">L of </w:t>
        </w:r>
        <w:r w:rsidRPr="006B4C7F">
          <w:t xml:space="preserve">Master Mix containing 10x PCR buffer, primer 1, primer 2, </w:t>
        </w:r>
        <w:proofErr w:type="spellStart"/>
        <w:r w:rsidRPr="006B4C7F">
          <w:t>dNTPs</w:t>
        </w:r>
        <w:proofErr w:type="spellEnd"/>
        <w:r w:rsidRPr="006B4C7F">
          <w:t xml:space="preserve"> </w:t>
        </w:r>
        <w:r>
          <w:t>PCR grade</w:t>
        </w:r>
        <w:r w:rsidRPr="006B4C7F">
          <w:t xml:space="preserve"> water</w:t>
        </w:r>
        <w:r>
          <w:t xml:space="preserve">, and 0.5 </w:t>
        </w:r>
        <w:r>
          <w:rPr>
            <w:rFonts w:eastAsiaTheme="minorEastAsia" w:cs="Arial"/>
          </w:rPr>
          <w:t>µ</w:t>
        </w:r>
        <w:r>
          <w:t xml:space="preserve">L of </w:t>
        </w:r>
        <w:proofErr w:type="spellStart"/>
        <w:r>
          <w:t>Taq</w:t>
        </w:r>
        <w:proofErr w:type="spellEnd"/>
        <w:r>
          <w:t xml:space="preserve"> polymerase (see Table X below for Master mix ingredients)</w:t>
        </w:r>
      </w:ins>
    </w:p>
    <w:p w14:paraId="76149C7A" w14:textId="7AAAB61D" w:rsidR="00BF7E1E" w:rsidRDefault="00BF7E1E" w:rsidP="00BF7E1E">
      <w:pPr>
        <w:rPr>
          <w:ins w:id="664" w:author="Xochitl Morgan" w:date="2018-02-22T14:10:00Z"/>
        </w:rPr>
      </w:pPr>
    </w:p>
    <w:p w14:paraId="56FD807D" w14:textId="3FF6D088" w:rsidR="00CC2299" w:rsidRDefault="00CC2299" w:rsidP="0014721A">
      <w:pPr>
        <w:pStyle w:val="Caption"/>
        <w:keepNext/>
        <w:rPr>
          <w:ins w:id="665" w:author="Xochitl Morgan" w:date="2018-02-22T14:37:00Z"/>
        </w:rPr>
      </w:pPr>
      <w:proofErr w:type="gramStart"/>
      <w:ins w:id="666" w:author="Xochitl Morgan" w:date="2018-02-22T14:37:00Z">
        <w:r>
          <w:t xml:space="preserve">Table </w:t>
        </w:r>
        <w:r>
          <w:fldChar w:fldCharType="begin"/>
        </w:r>
        <w:r>
          <w:instrText xml:space="preserve"> SEQ Table \* ARABIC </w:instrText>
        </w:r>
      </w:ins>
      <w:r>
        <w:fldChar w:fldCharType="separate"/>
      </w:r>
      <w:ins w:id="667" w:author="Xochitl Morgan" w:date="2018-02-23T10:53:00Z">
        <w:r w:rsidR="000F7568">
          <w:rPr>
            <w:noProof/>
          </w:rPr>
          <w:t>4</w:t>
        </w:r>
      </w:ins>
      <w:ins w:id="668" w:author="Xochitl Morgan" w:date="2018-02-22T14:37:00Z">
        <w:r>
          <w:fldChar w:fldCharType="end"/>
        </w:r>
        <w:r>
          <w:t>.</w:t>
        </w:r>
        <w:proofErr w:type="gramEnd"/>
        <w:r>
          <w:t xml:space="preserve"> Ingredients in PCR Master Mix.</w:t>
        </w:r>
      </w:ins>
    </w:p>
    <w:tbl>
      <w:tblPr>
        <w:tblW w:w="0" w:type="auto"/>
        <w:jc w:val="center"/>
        <w:tblCellSpacing w:w="15" w:type="dxa"/>
        <w:shd w:val="clear" w:color="auto" w:fill="F3F3F3"/>
        <w:tblCellMar>
          <w:left w:w="0" w:type="dxa"/>
          <w:right w:w="0" w:type="dxa"/>
        </w:tblCellMar>
        <w:tblLook w:val="04A0" w:firstRow="1" w:lastRow="0" w:firstColumn="1" w:lastColumn="0" w:noHBand="0" w:noVBand="1"/>
      </w:tblPr>
      <w:tblGrid>
        <w:gridCol w:w="3861"/>
        <w:gridCol w:w="1416"/>
      </w:tblGrid>
      <w:tr w:rsidR="00BF7E1E" w:rsidRPr="008508B8" w14:paraId="4787F3F9" w14:textId="77777777" w:rsidTr="00ED1B3F">
        <w:trPr>
          <w:tblCellSpacing w:w="15" w:type="dxa"/>
          <w:jc w:val="center"/>
          <w:ins w:id="669" w:author="Xochitl Morgan" w:date="2018-02-22T14:10:00Z"/>
        </w:trPr>
        <w:tc>
          <w:tcPr>
            <w:tcW w:w="0" w:type="auto"/>
            <w:shd w:val="clear" w:color="auto" w:fill="E4E4E4"/>
            <w:tcMar>
              <w:top w:w="96" w:type="dxa"/>
              <w:left w:w="192" w:type="dxa"/>
              <w:bottom w:w="96" w:type="dxa"/>
              <w:right w:w="192" w:type="dxa"/>
            </w:tcMar>
            <w:vAlign w:val="center"/>
            <w:hideMark/>
          </w:tcPr>
          <w:p w14:paraId="0FC3D91A" w14:textId="77777777" w:rsidR="00BF7E1E" w:rsidRPr="008508B8" w:rsidRDefault="00BF7E1E" w:rsidP="00ED1B3F">
            <w:pPr>
              <w:ind w:left="360"/>
              <w:rPr>
                <w:ins w:id="670" w:author="Xochitl Morgan" w:date="2018-02-22T14:10:00Z"/>
                <w:rFonts w:eastAsia="Times New Roman" w:cs="Arial"/>
                <w:sz w:val="16"/>
                <w:szCs w:val="16"/>
              </w:rPr>
            </w:pPr>
            <w:ins w:id="671" w:author="Xochitl Morgan" w:date="2018-02-22T14:10:00Z">
              <w:r w:rsidRPr="008508B8">
                <w:rPr>
                  <w:rFonts w:eastAsia="Times New Roman" w:cs="Arial"/>
                  <w:sz w:val="16"/>
                  <w:szCs w:val="16"/>
                </w:rPr>
                <w:t>PCR Grade H2O (note 1, below)</w:t>
              </w:r>
            </w:ins>
          </w:p>
        </w:tc>
        <w:tc>
          <w:tcPr>
            <w:tcW w:w="0" w:type="auto"/>
            <w:shd w:val="clear" w:color="auto" w:fill="E4E4E4"/>
            <w:tcMar>
              <w:top w:w="96" w:type="dxa"/>
              <w:left w:w="192" w:type="dxa"/>
              <w:bottom w:w="96" w:type="dxa"/>
              <w:right w:w="192" w:type="dxa"/>
            </w:tcMar>
            <w:vAlign w:val="center"/>
            <w:hideMark/>
          </w:tcPr>
          <w:p w14:paraId="676C79C2" w14:textId="77777777" w:rsidR="00BF7E1E" w:rsidRPr="008508B8" w:rsidRDefault="00BF7E1E" w:rsidP="00ED1B3F">
            <w:pPr>
              <w:ind w:left="360"/>
              <w:rPr>
                <w:ins w:id="672" w:author="Xochitl Morgan" w:date="2018-02-22T14:10:00Z"/>
                <w:rFonts w:eastAsia="Times New Roman" w:cs="Arial"/>
                <w:sz w:val="16"/>
                <w:szCs w:val="16"/>
              </w:rPr>
            </w:pPr>
            <w:ins w:id="673" w:author="Xochitl Morgan" w:date="2018-02-22T14:10:00Z">
              <w:r w:rsidRPr="008508B8">
                <w:rPr>
                  <w:rFonts w:eastAsia="Times New Roman" w:cs="Arial"/>
                  <w:sz w:val="16"/>
                  <w:szCs w:val="16"/>
                </w:rPr>
                <w:t>20</w:t>
              </w:r>
              <w:r>
                <w:rPr>
                  <w:rFonts w:eastAsia="Times New Roman" w:cs="Arial"/>
                  <w:sz w:val="16"/>
                  <w:szCs w:val="16"/>
                </w:rPr>
                <w:t>.25</w:t>
              </w:r>
              <w:r w:rsidRPr="008508B8">
                <w:rPr>
                  <w:rFonts w:eastAsia="Times New Roman" w:cs="Arial"/>
                  <w:sz w:val="16"/>
                  <w:szCs w:val="16"/>
                </w:rPr>
                <w:t xml:space="preserve"> µL</w:t>
              </w:r>
            </w:ins>
          </w:p>
        </w:tc>
      </w:tr>
      <w:tr w:rsidR="00BF7E1E" w:rsidRPr="008508B8" w14:paraId="1AD8ECAC" w14:textId="77777777" w:rsidTr="00ED1B3F">
        <w:trPr>
          <w:tblCellSpacing w:w="15" w:type="dxa"/>
          <w:jc w:val="center"/>
          <w:ins w:id="674" w:author="Xochitl Morgan" w:date="2018-02-22T14:10:00Z"/>
        </w:trPr>
        <w:tc>
          <w:tcPr>
            <w:tcW w:w="0" w:type="auto"/>
            <w:shd w:val="clear" w:color="auto" w:fill="E4E4E4"/>
            <w:tcMar>
              <w:top w:w="96" w:type="dxa"/>
              <w:left w:w="192" w:type="dxa"/>
              <w:bottom w:w="96" w:type="dxa"/>
              <w:right w:w="192" w:type="dxa"/>
            </w:tcMar>
            <w:vAlign w:val="center"/>
          </w:tcPr>
          <w:p w14:paraId="45A771E5" w14:textId="77777777" w:rsidR="00BF7E1E" w:rsidRPr="00311387" w:rsidRDefault="00BF7E1E" w:rsidP="00ED1B3F">
            <w:pPr>
              <w:ind w:left="360"/>
              <w:rPr>
                <w:ins w:id="675" w:author="Xochitl Morgan" w:date="2018-02-22T14:10:00Z"/>
                <w:rFonts w:eastAsia="Times New Roman" w:cs="Arial"/>
                <w:sz w:val="16"/>
                <w:szCs w:val="16"/>
              </w:rPr>
            </w:pPr>
            <w:ins w:id="676" w:author="Xochitl Morgan" w:date="2018-02-22T14:10:00Z">
              <w:r w:rsidRPr="00311387">
                <w:rPr>
                  <w:rFonts w:eastAsia="Times New Roman" w:cs="Arial"/>
                  <w:sz w:val="16"/>
                  <w:szCs w:val="16"/>
                </w:rPr>
                <w:t>10X PCR buffer</w:t>
              </w:r>
            </w:ins>
          </w:p>
        </w:tc>
        <w:tc>
          <w:tcPr>
            <w:tcW w:w="0" w:type="auto"/>
            <w:shd w:val="clear" w:color="auto" w:fill="E4E4E4"/>
            <w:tcMar>
              <w:top w:w="96" w:type="dxa"/>
              <w:left w:w="192" w:type="dxa"/>
              <w:bottom w:w="96" w:type="dxa"/>
              <w:right w:w="192" w:type="dxa"/>
            </w:tcMar>
            <w:vAlign w:val="center"/>
          </w:tcPr>
          <w:p w14:paraId="43C9413F" w14:textId="77777777" w:rsidR="00BF7E1E" w:rsidRPr="00311387" w:rsidRDefault="00BF7E1E" w:rsidP="00ED1B3F">
            <w:pPr>
              <w:ind w:left="360"/>
              <w:rPr>
                <w:ins w:id="677" w:author="Xochitl Morgan" w:date="2018-02-22T14:10:00Z"/>
                <w:rFonts w:eastAsia="Times New Roman" w:cs="Arial"/>
                <w:sz w:val="16"/>
                <w:szCs w:val="16"/>
              </w:rPr>
            </w:pPr>
            <w:ins w:id="678" w:author="Xochitl Morgan" w:date="2018-02-22T14:10:00Z">
              <w:r w:rsidRPr="00311387">
                <w:rPr>
                  <w:rFonts w:eastAsia="Times New Roman" w:cs="Arial"/>
                  <w:sz w:val="16"/>
                  <w:szCs w:val="16"/>
                </w:rPr>
                <w:t>2.0 µL</w:t>
              </w:r>
            </w:ins>
          </w:p>
        </w:tc>
      </w:tr>
      <w:tr w:rsidR="00BF7E1E" w:rsidRPr="008508B8" w14:paraId="616DBF9D" w14:textId="77777777" w:rsidTr="00ED1B3F">
        <w:trPr>
          <w:tblCellSpacing w:w="15" w:type="dxa"/>
          <w:jc w:val="center"/>
          <w:ins w:id="679" w:author="Xochitl Morgan" w:date="2018-02-22T14:10:00Z"/>
        </w:trPr>
        <w:tc>
          <w:tcPr>
            <w:tcW w:w="0" w:type="auto"/>
            <w:shd w:val="clear" w:color="auto" w:fill="E4E4E4"/>
            <w:tcMar>
              <w:top w:w="96" w:type="dxa"/>
              <w:left w:w="192" w:type="dxa"/>
              <w:bottom w:w="96" w:type="dxa"/>
              <w:right w:w="192" w:type="dxa"/>
            </w:tcMar>
            <w:vAlign w:val="center"/>
          </w:tcPr>
          <w:p w14:paraId="0EFC53B6" w14:textId="77777777" w:rsidR="00BF7E1E" w:rsidRPr="00311387" w:rsidRDefault="00BF7E1E" w:rsidP="00ED1B3F">
            <w:pPr>
              <w:ind w:left="360"/>
              <w:rPr>
                <w:ins w:id="680" w:author="Xochitl Morgan" w:date="2018-02-22T14:10:00Z"/>
                <w:rFonts w:eastAsia="Times New Roman" w:cs="Arial"/>
                <w:sz w:val="16"/>
                <w:szCs w:val="16"/>
              </w:rPr>
            </w:pPr>
            <w:ins w:id="681" w:author="Xochitl Morgan" w:date="2018-02-22T14:10:00Z">
              <w:r w:rsidRPr="00311387">
                <w:rPr>
                  <w:rFonts w:eastAsia="Times New Roman" w:cs="Arial"/>
                  <w:sz w:val="16"/>
                  <w:szCs w:val="16"/>
                </w:rPr>
                <w:t>Forward primer (515F) (10µM)</w:t>
              </w:r>
            </w:ins>
          </w:p>
        </w:tc>
        <w:tc>
          <w:tcPr>
            <w:tcW w:w="0" w:type="auto"/>
            <w:shd w:val="clear" w:color="auto" w:fill="E4E4E4"/>
            <w:tcMar>
              <w:top w:w="96" w:type="dxa"/>
              <w:left w:w="192" w:type="dxa"/>
              <w:bottom w:w="96" w:type="dxa"/>
              <w:right w:w="192" w:type="dxa"/>
            </w:tcMar>
            <w:vAlign w:val="center"/>
          </w:tcPr>
          <w:p w14:paraId="01241CB3" w14:textId="77777777" w:rsidR="00BF7E1E" w:rsidRPr="00311387" w:rsidRDefault="00BF7E1E" w:rsidP="00ED1B3F">
            <w:pPr>
              <w:ind w:left="360"/>
              <w:rPr>
                <w:ins w:id="682" w:author="Xochitl Morgan" w:date="2018-02-22T14:10:00Z"/>
                <w:rFonts w:eastAsia="Times New Roman" w:cs="Arial"/>
                <w:sz w:val="16"/>
                <w:szCs w:val="16"/>
              </w:rPr>
            </w:pPr>
            <w:ins w:id="683" w:author="Xochitl Morgan" w:date="2018-02-22T14:10:00Z">
              <w:r w:rsidRPr="00311387">
                <w:rPr>
                  <w:rFonts w:eastAsia="Times New Roman" w:cs="Arial"/>
                  <w:sz w:val="16"/>
                  <w:szCs w:val="16"/>
                </w:rPr>
                <w:t>0.5 µL</w:t>
              </w:r>
            </w:ins>
          </w:p>
        </w:tc>
      </w:tr>
      <w:tr w:rsidR="00BF7E1E" w:rsidRPr="008508B8" w14:paraId="5FFC1FD1" w14:textId="77777777" w:rsidTr="00ED1B3F">
        <w:trPr>
          <w:tblCellSpacing w:w="15" w:type="dxa"/>
          <w:jc w:val="center"/>
          <w:ins w:id="684" w:author="Xochitl Morgan" w:date="2018-02-22T14:10:00Z"/>
        </w:trPr>
        <w:tc>
          <w:tcPr>
            <w:tcW w:w="0" w:type="auto"/>
            <w:shd w:val="clear" w:color="auto" w:fill="E4E4E4"/>
            <w:tcMar>
              <w:top w:w="96" w:type="dxa"/>
              <w:left w:w="192" w:type="dxa"/>
              <w:bottom w:w="96" w:type="dxa"/>
              <w:right w:w="192" w:type="dxa"/>
            </w:tcMar>
            <w:vAlign w:val="center"/>
          </w:tcPr>
          <w:p w14:paraId="4A5CD9E7" w14:textId="77777777" w:rsidR="00BF7E1E" w:rsidRPr="008508B8" w:rsidRDefault="00BF7E1E" w:rsidP="00ED1B3F">
            <w:pPr>
              <w:ind w:left="360"/>
              <w:rPr>
                <w:ins w:id="685" w:author="Xochitl Morgan" w:date="2018-02-22T14:10:00Z"/>
                <w:rFonts w:eastAsia="Times New Roman" w:cs="Arial"/>
                <w:sz w:val="16"/>
                <w:szCs w:val="16"/>
              </w:rPr>
            </w:pPr>
            <w:ins w:id="686" w:author="Xochitl Morgan" w:date="2018-02-22T14:10:00Z">
              <w:r w:rsidRPr="008508B8">
                <w:rPr>
                  <w:rFonts w:eastAsia="Times New Roman" w:cs="Arial"/>
                  <w:sz w:val="16"/>
                  <w:szCs w:val="16"/>
                </w:rPr>
                <w:t>Reverse primer (806R – barcoded)  (10µM)</w:t>
              </w:r>
            </w:ins>
          </w:p>
        </w:tc>
        <w:tc>
          <w:tcPr>
            <w:tcW w:w="0" w:type="auto"/>
            <w:shd w:val="clear" w:color="auto" w:fill="E4E4E4"/>
            <w:tcMar>
              <w:top w:w="96" w:type="dxa"/>
              <w:left w:w="192" w:type="dxa"/>
              <w:bottom w:w="96" w:type="dxa"/>
              <w:right w:w="192" w:type="dxa"/>
            </w:tcMar>
            <w:vAlign w:val="center"/>
          </w:tcPr>
          <w:p w14:paraId="67205F7D" w14:textId="77777777" w:rsidR="00BF7E1E" w:rsidRPr="008508B8" w:rsidRDefault="00BF7E1E" w:rsidP="00ED1B3F">
            <w:pPr>
              <w:ind w:left="360"/>
              <w:rPr>
                <w:ins w:id="687" w:author="Xochitl Morgan" w:date="2018-02-22T14:10:00Z"/>
                <w:rFonts w:eastAsia="Times New Roman" w:cs="Arial"/>
                <w:sz w:val="16"/>
                <w:szCs w:val="16"/>
              </w:rPr>
            </w:pPr>
            <w:ins w:id="688" w:author="Xochitl Morgan" w:date="2018-02-22T14:10:00Z">
              <w:r w:rsidRPr="008508B8">
                <w:rPr>
                  <w:rFonts w:eastAsia="Times New Roman" w:cs="Arial"/>
                  <w:sz w:val="16"/>
                  <w:szCs w:val="16"/>
                </w:rPr>
                <w:t>0.5 µL</w:t>
              </w:r>
            </w:ins>
          </w:p>
        </w:tc>
      </w:tr>
      <w:tr w:rsidR="00BF7E1E" w:rsidRPr="008508B8" w14:paraId="72E75954" w14:textId="77777777" w:rsidTr="00ED1B3F">
        <w:trPr>
          <w:tblCellSpacing w:w="15" w:type="dxa"/>
          <w:jc w:val="center"/>
          <w:ins w:id="689" w:author="Xochitl Morgan" w:date="2018-02-22T14:10:00Z"/>
        </w:trPr>
        <w:tc>
          <w:tcPr>
            <w:tcW w:w="0" w:type="auto"/>
            <w:shd w:val="clear" w:color="auto" w:fill="E4E4E4"/>
            <w:tcMar>
              <w:top w:w="96" w:type="dxa"/>
              <w:left w:w="192" w:type="dxa"/>
              <w:bottom w:w="96" w:type="dxa"/>
              <w:right w:w="192" w:type="dxa"/>
            </w:tcMar>
            <w:vAlign w:val="center"/>
          </w:tcPr>
          <w:p w14:paraId="665D73DC" w14:textId="77777777" w:rsidR="00BF7E1E" w:rsidRPr="008508B8" w:rsidRDefault="00BF7E1E" w:rsidP="00ED1B3F">
            <w:pPr>
              <w:ind w:left="360"/>
              <w:rPr>
                <w:ins w:id="690" w:author="Xochitl Morgan" w:date="2018-02-22T14:10:00Z"/>
                <w:rFonts w:eastAsia="Times New Roman" w:cs="Arial"/>
                <w:sz w:val="16"/>
                <w:szCs w:val="16"/>
              </w:rPr>
            </w:pPr>
            <w:ins w:id="691" w:author="Xochitl Morgan" w:date="2018-02-22T14:10:00Z">
              <w:r w:rsidRPr="008508B8">
                <w:rPr>
                  <w:rFonts w:eastAsia="Times New Roman" w:cs="Arial"/>
                  <w:sz w:val="16"/>
                  <w:szCs w:val="16"/>
                </w:rPr>
                <w:t xml:space="preserve">10 </w:t>
              </w:r>
              <w:proofErr w:type="spellStart"/>
              <w:r w:rsidRPr="008508B8">
                <w:rPr>
                  <w:rFonts w:eastAsia="Times New Roman" w:cs="Arial"/>
                  <w:sz w:val="16"/>
                  <w:szCs w:val="16"/>
                </w:rPr>
                <w:t>mM</w:t>
              </w:r>
              <w:proofErr w:type="spellEnd"/>
              <w:r w:rsidRPr="008508B8">
                <w:rPr>
                  <w:rFonts w:eastAsia="Times New Roman" w:cs="Arial"/>
                  <w:sz w:val="16"/>
                  <w:szCs w:val="16"/>
                </w:rPr>
                <w:t xml:space="preserve"> </w:t>
              </w:r>
              <w:proofErr w:type="spellStart"/>
              <w:r w:rsidRPr="008508B8">
                <w:rPr>
                  <w:rFonts w:eastAsia="Times New Roman" w:cs="Arial"/>
                  <w:sz w:val="16"/>
                  <w:szCs w:val="16"/>
                </w:rPr>
                <w:t>dNTP</w:t>
              </w:r>
              <w:proofErr w:type="spellEnd"/>
              <w:r w:rsidRPr="008508B8">
                <w:rPr>
                  <w:rFonts w:eastAsia="Times New Roman" w:cs="Arial"/>
                  <w:sz w:val="16"/>
                  <w:szCs w:val="16"/>
                </w:rPr>
                <w:t xml:space="preserve"> mix</w:t>
              </w:r>
            </w:ins>
          </w:p>
        </w:tc>
        <w:tc>
          <w:tcPr>
            <w:tcW w:w="0" w:type="auto"/>
            <w:shd w:val="clear" w:color="auto" w:fill="E4E4E4"/>
            <w:tcMar>
              <w:top w:w="96" w:type="dxa"/>
              <w:left w:w="192" w:type="dxa"/>
              <w:bottom w:w="96" w:type="dxa"/>
              <w:right w:w="192" w:type="dxa"/>
            </w:tcMar>
            <w:vAlign w:val="center"/>
          </w:tcPr>
          <w:p w14:paraId="2A329E15" w14:textId="77777777" w:rsidR="00BF7E1E" w:rsidRPr="008508B8" w:rsidRDefault="00BF7E1E" w:rsidP="00ED1B3F">
            <w:pPr>
              <w:ind w:left="360"/>
              <w:rPr>
                <w:ins w:id="692" w:author="Xochitl Morgan" w:date="2018-02-22T14:10:00Z"/>
                <w:rFonts w:eastAsia="Times New Roman" w:cs="Arial"/>
                <w:sz w:val="16"/>
                <w:szCs w:val="16"/>
              </w:rPr>
            </w:pPr>
            <w:ins w:id="693" w:author="Xochitl Morgan" w:date="2018-02-22T14:10:00Z">
              <w:r w:rsidRPr="008508B8">
                <w:rPr>
                  <w:rFonts w:eastAsia="Times New Roman" w:cs="Arial"/>
                  <w:sz w:val="16"/>
                  <w:szCs w:val="16"/>
                </w:rPr>
                <w:t xml:space="preserve">0.5 </w:t>
              </w:r>
              <w:proofErr w:type="spellStart"/>
              <w:r w:rsidRPr="008508B8">
                <w:rPr>
                  <w:rFonts w:eastAsia="Times New Roman" w:cs="Arial"/>
                  <w:sz w:val="16"/>
                  <w:szCs w:val="16"/>
                </w:rPr>
                <w:t>u</w:t>
              </w:r>
              <w:r>
                <w:rPr>
                  <w:rFonts w:eastAsia="Times New Roman" w:cs="Arial"/>
                  <w:sz w:val="16"/>
                  <w:szCs w:val="16"/>
                </w:rPr>
                <w:t>L</w:t>
              </w:r>
              <w:proofErr w:type="spellEnd"/>
            </w:ins>
          </w:p>
        </w:tc>
      </w:tr>
      <w:tr w:rsidR="00BF7E1E" w:rsidRPr="008508B8" w14:paraId="07953619" w14:textId="77777777" w:rsidTr="00ED1B3F">
        <w:trPr>
          <w:tblCellSpacing w:w="15" w:type="dxa"/>
          <w:jc w:val="center"/>
          <w:ins w:id="694" w:author="Xochitl Morgan" w:date="2018-02-22T14:10:00Z"/>
        </w:trPr>
        <w:tc>
          <w:tcPr>
            <w:tcW w:w="0" w:type="auto"/>
            <w:shd w:val="clear" w:color="auto" w:fill="E4E4E4"/>
            <w:tcMar>
              <w:top w:w="96" w:type="dxa"/>
              <w:left w:w="192" w:type="dxa"/>
              <w:bottom w:w="96" w:type="dxa"/>
              <w:right w:w="192" w:type="dxa"/>
            </w:tcMar>
            <w:vAlign w:val="center"/>
          </w:tcPr>
          <w:p w14:paraId="305AD338" w14:textId="77777777" w:rsidR="00BF7E1E" w:rsidRPr="008508B8" w:rsidRDefault="00BF7E1E" w:rsidP="00ED1B3F">
            <w:pPr>
              <w:ind w:left="360"/>
              <w:rPr>
                <w:ins w:id="695" w:author="Xochitl Morgan" w:date="2018-02-22T14:10:00Z"/>
                <w:rFonts w:eastAsia="Times New Roman" w:cs="Arial"/>
                <w:sz w:val="16"/>
                <w:szCs w:val="16"/>
              </w:rPr>
            </w:pPr>
            <w:proofErr w:type="spellStart"/>
            <w:ins w:id="696" w:author="Xochitl Morgan" w:date="2018-02-22T14:10:00Z">
              <w:r w:rsidRPr="008508B8">
                <w:rPr>
                  <w:rFonts w:eastAsia="Times New Roman" w:cs="Arial"/>
                  <w:sz w:val="16"/>
                  <w:szCs w:val="16"/>
                </w:rPr>
                <w:t>Taq</w:t>
              </w:r>
              <w:proofErr w:type="spellEnd"/>
              <w:r w:rsidRPr="008508B8">
                <w:rPr>
                  <w:rFonts w:eastAsia="Times New Roman" w:cs="Arial"/>
                  <w:sz w:val="16"/>
                  <w:szCs w:val="16"/>
                </w:rPr>
                <w:t xml:space="preserve"> polymerase (5U/</w:t>
              </w:r>
              <w:proofErr w:type="spellStart"/>
              <w:r w:rsidRPr="008508B8">
                <w:rPr>
                  <w:rFonts w:eastAsia="Times New Roman" w:cs="Arial"/>
                  <w:sz w:val="16"/>
                  <w:szCs w:val="16"/>
                </w:rPr>
                <w:t>ul</w:t>
              </w:r>
              <w:proofErr w:type="spellEnd"/>
              <w:r w:rsidRPr="008508B8">
                <w:rPr>
                  <w:rFonts w:eastAsia="Times New Roman" w:cs="Arial"/>
                  <w:sz w:val="16"/>
                  <w:szCs w:val="16"/>
                </w:rPr>
                <w:t>)</w:t>
              </w:r>
            </w:ins>
          </w:p>
        </w:tc>
        <w:tc>
          <w:tcPr>
            <w:tcW w:w="0" w:type="auto"/>
            <w:shd w:val="clear" w:color="auto" w:fill="E4E4E4"/>
            <w:tcMar>
              <w:top w:w="96" w:type="dxa"/>
              <w:left w:w="192" w:type="dxa"/>
              <w:bottom w:w="96" w:type="dxa"/>
              <w:right w:w="192" w:type="dxa"/>
            </w:tcMar>
            <w:vAlign w:val="center"/>
          </w:tcPr>
          <w:p w14:paraId="2765CDCF" w14:textId="77777777" w:rsidR="00BF7E1E" w:rsidRPr="008508B8" w:rsidRDefault="00BF7E1E" w:rsidP="00ED1B3F">
            <w:pPr>
              <w:ind w:left="360"/>
              <w:rPr>
                <w:ins w:id="697" w:author="Xochitl Morgan" w:date="2018-02-22T14:10:00Z"/>
                <w:rFonts w:eastAsia="Times New Roman" w:cs="Arial"/>
                <w:sz w:val="16"/>
                <w:szCs w:val="16"/>
              </w:rPr>
            </w:pPr>
            <w:ins w:id="698" w:author="Xochitl Morgan" w:date="2018-02-22T14:10:00Z">
              <w:r w:rsidRPr="008508B8">
                <w:rPr>
                  <w:rFonts w:eastAsia="Times New Roman" w:cs="Arial"/>
                  <w:sz w:val="16"/>
                  <w:szCs w:val="16"/>
                </w:rPr>
                <w:t xml:space="preserve">0.25 </w:t>
              </w:r>
              <w:proofErr w:type="spellStart"/>
              <w:r w:rsidRPr="008508B8">
                <w:rPr>
                  <w:rFonts w:eastAsia="Times New Roman" w:cs="Arial"/>
                  <w:sz w:val="16"/>
                  <w:szCs w:val="16"/>
                </w:rPr>
                <w:t>u</w:t>
              </w:r>
              <w:r>
                <w:rPr>
                  <w:rFonts w:eastAsia="Times New Roman" w:cs="Arial"/>
                  <w:sz w:val="16"/>
                  <w:szCs w:val="16"/>
                </w:rPr>
                <w:t>L</w:t>
              </w:r>
              <w:proofErr w:type="spellEnd"/>
            </w:ins>
          </w:p>
        </w:tc>
      </w:tr>
      <w:tr w:rsidR="00BF7E1E" w:rsidRPr="008508B8" w14:paraId="5B13D7F1" w14:textId="77777777" w:rsidTr="00ED1B3F">
        <w:trPr>
          <w:tblCellSpacing w:w="15" w:type="dxa"/>
          <w:jc w:val="center"/>
          <w:ins w:id="699" w:author="Xochitl Morgan" w:date="2018-02-22T14:10:00Z"/>
        </w:trPr>
        <w:tc>
          <w:tcPr>
            <w:tcW w:w="0" w:type="auto"/>
            <w:shd w:val="clear" w:color="auto" w:fill="E4E4E4"/>
            <w:tcMar>
              <w:top w:w="96" w:type="dxa"/>
              <w:left w:w="192" w:type="dxa"/>
              <w:bottom w:w="96" w:type="dxa"/>
              <w:right w:w="192" w:type="dxa"/>
            </w:tcMar>
            <w:vAlign w:val="center"/>
            <w:hideMark/>
          </w:tcPr>
          <w:p w14:paraId="024923E5" w14:textId="77777777" w:rsidR="00BF7E1E" w:rsidRPr="008508B8" w:rsidRDefault="00BF7E1E" w:rsidP="00ED1B3F">
            <w:pPr>
              <w:ind w:left="360"/>
              <w:rPr>
                <w:ins w:id="700" w:author="Xochitl Morgan" w:date="2018-02-22T14:10:00Z"/>
                <w:rFonts w:eastAsia="Times New Roman" w:cs="Arial"/>
                <w:sz w:val="16"/>
                <w:szCs w:val="16"/>
              </w:rPr>
            </w:pPr>
            <w:ins w:id="701" w:author="Xochitl Morgan" w:date="2018-02-22T14:10:00Z">
              <w:r w:rsidRPr="008508B8">
                <w:rPr>
                  <w:rFonts w:eastAsia="Times New Roman" w:cs="Arial"/>
                  <w:sz w:val="16"/>
                  <w:szCs w:val="16"/>
                </w:rPr>
                <w:t>Template DNA</w:t>
              </w:r>
            </w:ins>
          </w:p>
        </w:tc>
        <w:tc>
          <w:tcPr>
            <w:tcW w:w="0" w:type="auto"/>
            <w:shd w:val="clear" w:color="auto" w:fill="E4E4E4"/>
            <w:tcMar>
              <w:top w:w="96" w:type="dxa"/>
              <w:left w:w="192" w:type="dxa"/>
              <w:bottom w:w="96" w:type="dxa"/>
              <w:right w:w="192" w:type="dxa"/>
            </w:tcMar>
            <w:vAlign w:val="center"/>
            <w:hideMark/>
          </w:tcPr>
          <w:p w14:paraId="4AF2AE41" w14:textId="77777777" w:rsidR="00BF7E1E" w:rsidRPr="008508B8" w:rsidRDefault="00BF7E1E" w:rsidP="00ED1B3F">
            <w:pPr>
              <w:ind w:left="360"/>
              <w:rPr>
                <w:ins w:id="702" w:author="Xochitl Morgan" w:date="2018-02-22T14:10:00Z"/>
                <w:rFonts w:eastAsia="Times New Roman" w:cs="Arial"/>
                <w:sz w:val="16"/>
                <w:szCs w:val="16"/>
              </w:rPr>
            </w:pPr>
            <w:ins w:id="703" w:author="Xochitl Morgan" w:date="2018-02-22T14:10:00Z">
              <w:r w:rsidRPr="008508B8">
                <w:rPr>
                  <w:rFonts w:eastAsia="Times New Roman" w:cs="Arial"/>
                  <w:sz w:val="16"/>
                  <w:szCs w:val="16"/>
                </w:rPr>
                <w:t>1.0 µL</w:t>
              </w:r>
            </w:ins>
          </w:p>
        </w:tc>
      </w:tr>
      <w:tr w:rsidR="00BF7E1E" w:rsidRPr="008508B8" w14:paraId="68DBB7AF" w14:textId="77777777" w:rsidTr="00ED1B3F">
        <w:trPr>
          <w:tblCellSpacing w:w="15" w:type="dxa"/>
          <w:jc w:val="center"/>
          <w:ins w:id="704" w:author="Xochitl Morgan" w:date="2018-02-22T14:10:00Z"/>
        </w:trPr>
        <w:tc>
          <w:tcPr>
            <w:tcW w:w="0" w:type="auto"/>
            <w:shd w:val="clear" w:color="auto" w:fill="E4E4E4"/>
            <w:tcMar>
              <w:top w:w="96" w:type="dxa"/>
              <w:left w:w="192" w:type="dxa"/>
              <w:bottom w:w="96" w:type="dxa"/>
              <w:right w:w="192" w:type="dxa"/>
            </w:tcMar>
            <w:vAlign w:val="center"/>
            <w:hideMark/>
          </w:tcPr>
          <w:p w14:paraId="235031B6" w14:textId="77777777" w:rsidR="00BF7E1E" w:rsidRPr="008508B8" w:rsidRDefault="00BF7E1E" w:rsidP="00ED1B3F">
            <w:pPr>
              <w:ind w:left="360"/>
              <w:rPr>
                <w:ins w:id="705" w:author="Xochitl Morgan" w:date="2018-02-22T14:10:00Z"/>
                <w:rFonts w:eastAsia="Times New Roman" w:cs="Arial"/>
                <w:sz w:val="16"/>
                <w:szCs w:val="16"/>
              </w:rPr>
            </w:pPr>
            <w:ins w:id="706" w:author="Xochitl Morgan" w:date="2018-02-22T14:10:00Z">
              <w:r w:rsidRPr="008508B8">
                <w:rPr>
                  <w:rFonts w:eastAsia="Times New Roman" w:cs="Arial"/>
                  <w:sz w:val="16"/>
                  <w:szCs w:val="16"/>
                </w:rPr>
                <w:t>Total reaction volume</w:t>
              </w:r>
            </w:ins>
          </w:p>
        </w:tc>
        <w:tc>
          <w:tcPr>
            <w:tcW w:w="0" w:type="auto"/>
            <w:shd w:val="clear" w:color="auto" w:fill="E4E4E4"/>
            <w:tcMar>
              <w:top w:w="96" w:type="dxa"/>
              <w:left w:w="192" w:type="dxa"/>
              <w:bottom w:w="96" w:type="dxa"/>
              <w:right w:w="192" w:type="dxa"/>
            </w:tcMar>
            <w:vAlign w:val="center"/>
            <w:hideMark/>
          </w:tcPr>
          <w:p w14:paraId="568FE1F1" w14:textId="77777777" w:rsidR="00BF7E1E" w:rsidRPr="008508B8" w:rsidRDefault="00BF7E1E" w:rsidP="00ED1B3F">
            <w:pPr>
              <w:ind w:left="360"/>
              <w:rPr>
                <w:ins w:id="707" w:author="Xochitl Morgan" w:date="2018-02-22T14:10:00Z"/>
                <w:rFonts w:eastAsia="Times New Roman" w:cs="Arial"/>
                <w:sz w:val="16"/>
                <w:szCs w:val="16"/>
              </w:rPr>
            </w:pPr>
            <w:ins w:id="708" w:author="Xochitl Morgan" w:date="2018-02-22T14:10:00Z">
              <w:r w:rsidRPr="008508B8">
                <w:rPr>
                  <w:rFonts w:eastAsia="Times New Roman" w:cs="Arial"/>
                  <w:sz w:val="16"/>
                  <w:szCs w:val="16"/>
                </w:rPr>
                <w:t>25.0 µL</w:t>
              </w:r>
            </w:ins>
          </w:p>
        </w:tc>
      </w:tr>
    </w:tbl>
    <w:p w14:paraId="636BD493" w14:textId="77777777" w:rsidR="00BF7E1E" w:rsidRDefault="00BF7E1E" w:rsidP="00BF7E1E">
      <w:pPr>
        <w:rPr>
          <w:ins w:id="709" w:author="Xochitl Morgan" w:date="2018-02-22T14:10:00Z"/>
        </w:rPr>
      </w:pPr>
    </w:p>
    <w:p w14:paraId="3AC6E58B" w14:textId="77777777" w:rsidR="00BF7E1E" w:rsidRDefault="00BF7E1E" w:rsidP="00BF7E1E">
      <w:pPr>
        <w:ind w:left="360"/>
        <w:rPr>
          <w:ins w:id="710" w:author="Xochitl Morgan" w:date="2018-02-22T14:10:00Z"/>
        </w:rPr>
      </w:pPr>
    </w:p>
    <w:p w14:paraId="7B60CCAD" w14:textId="77777777" w:rsidR="00BF7E1E" w:rsidRDefault="00BF7E1E" w:rsidP="00BF7E1E">
      <w:pPr>
        <w:ind w:left="360"/>
        <w:rPr>
          <w:ins w:id="711" w:author="Xochitl Morgan" w:date="2018-02-22T14:10:00Z"/>
          <w:i/>
        </w:rPr>
      </w:pPr>
      <w:ins w:id="712" w:author="Xochitl Morgan" w:date="2018-02-22T14:10:00Z">
        <w:r w:rsidRPr="008508B8">
          <w:rPr>
            <w:i/>
          </w:rPr>
          <w:t xml:space="preserve">Note: In a polymerase chain reaction, </w:t>
        </w:r>
        <w:proofErr w:type="spellStart"/>
        <w:r w:rsidRPr="008508B8">
          <w:rPr>
            <w:i/>
          </w:rPr>
          <w:t>taq</w:t>
        </w:r>
        <w:proofErr w:type="spellEnd"/>
        <w:r w:rsidRPr="008508B8">
          <w:rPr>
            <w:i/>
          </w:rPr>
          <w:t xml:space="preserve"> polymerase extends a primer by adding nucleotides, amplifying a DNA template. After amplification, amplified DNA (</w:t>
        </w:r>
        <w:proofErr w:type="spellStart"/>
        <w:r w:rsidRPr="008508B8">
          <w:rPr>
            <w:i/>
          </w:rPr>
          <w:t>amplicons</w:t>
        </w:r>
        <w:proofErr w:type="spellEnd"/>
        <w:r w:rsidRPr="008508B8">
          <w:rPr>
            <w:i/>
          </w:rPr>
          <w:t xml:space="preserve">) can be visualized on an agarose gel. PCR can also be used to insert barcodes for sequencing, by incorporating them into the primers. </w:t>
        </w:r>
      </w:ins>
    </w:p>
    <w:p w14:paraId="4B98F81E" w14:textId="77777777" w:rsidR="00BF7E1E" w:rsidRDefault="00BF7E1E" w:rsidP="00BF7E1E">
      <w:pPr>
        <w:rPr>
          <w:ins w:id="713" w:author="Xochitl Morgan" w:date="2018-02-22T14:10:00Z"/>
        </w:rPr>
      </w:pPr>
    </w:p>
    <w:p w14:paraId="467366B2" w14:textId="5A0E6F02" w:rsidR="00BF7E1E" w:rsidRDefault="00BF7E1E" w:rsidP="00BF7E1E">
      <w:pPr>
        <w:pStyle w:val="ListParagraph"/>
        <w:numPr>
          <w:ilvl w:val="0"/>
          <w:numId w:val="18"/>
        </w:numPr>
        <w:rPr>
          <w:ins w:id="714" w:author="Xochitl Morgan" w:date="2018-02-22T14:38:00Z"/>
        </w:rPr>
      </w:pPr>
      <w:ins w:id="715" w:author="Xochitl Morgan" w:date="2018-02-22T14:10:00Z">
        <w:r w:rsidRPr="006B4C7F">
          <w:t xml:space="preserve">Place the tubes into wells of the </w:t>
        </w:r>
        <w:r>
          <w:t>PCR machine (</w:t>
        </w:r>
        <w:r w:rsidRPr="006B4C7F">
          <w:t>thermal cycler</w:t>
        </w:r>
        <w:r>
          <w:t>)</w:t>
        </w:r>
        <w:r w:rsidRPr="006B4C7F">
          <w:t xml:space="preserve">. This will be turned on once all samples are loaded. Be sure to label tubes clearly. Mark the location of your tubes on the list. The PCR machine will take approximately </w:t>
        </w:r>
      </w:ins>
      <w:ins w:id="716" w:author="Xochitl Morgan" w:date="2018-02-22T14:39:00Z">
        <w:r w:rsidR="00B03BFB">
          <w:t xml:space="preserve">2 hours. Your demonstrator will remove the tubes and store them at </w:t>
        </w:r>
        <w:r w:rsidR="00B03BFB" w:rsidRPr="00B03BFB">
          <w:rPr>
            <w:rFonts w:cs="Arial"/>
          </w:rPr>
          <w:t>4</w:t>
        </w:r>
        <w:r w:rsidR="00B03BFB" w:rsidRPr="003D7504">
          <w:rPr>
            <w:rFonts w:eastAsia="Times New Roman" w:cs="Arial"/>
            <w:color w:val="666666"/>
          </w:rPr>
          <w:t>°C</w:t>
        </w:r>
        <w:r w:rsidR="00B03BFB">
          <w:t xml:space="preserve"> until tomorrow. </w:t>
        </w:r>
      </w:ins>
      <w:ins w:id="717" w:author="Xochitl Morgan" w:date="2018-02-22T14:10:00Z">
        <w:r w:rsidRPr="006B4C7F">
          <w:t xml:space="preserve"> </w:t>
        </w:r>
        <w:proofErr w:type="gramStart"/>
        <w:r w:rsidRPr="006B4C7F">
          <w:t>minutes</w:t>
        </w:r>
        <w:proofErr w:type="gramEnd"/>
        <w:r>
          <w:t>.</w:t>
        </w:r>
      </w:ins>
    </w:p>
    <w:p w14:paraId="3DCFC517" w14:textId="77777777" w:rsidR="00B52915" w:rsidRDefault="00B52915" w:rsidP="00B03BFB">
      <w:pPr>
        <w:rPr>
          <w:ins w:id="718" w:author="Xochitl Morgan" w:date="2018-02-22T14:38:00Z"/>
        </w:rPr>
      </w:pPr>
    </w:p>
    <w:p w14:paraId="6170263A" w14:textId="7BB10C87" w:rsidR="00B52915" w:rsidRPr="00B03BFB" w:rsidRDefault="00DD0330" w:rsidP="00B03BFB">
      <w:pPr>
        <w:rPr>
          <w:ins w:id="719" w:author="Xochitl Morgan" w:date="2018-02-22T14:10:00Z"/>
          <w:b/>
        </w:rPr>
      </w:pPr>
      <w:ins w:id="720" w:author="Xochitl Morgan" w:date="2018-02-22T14:43:00Z">
        <w:r>
          <w:rPr>
            <w:b/>
          </w:rPr>
          <w:t>My PCR machine well numbers are:</w:t>
        </w:r>
      </w:ins>
      <w:ins w:id="721" w:author="Xochitl Morgan" w:date="2018-02-22T14:38:00Z">
        <w:r w:rsidR="00B52915">
          <w:rPr>
            <w:b/>
          </w:rPr>
          <w:t xml:space="preserve"> ______________________________</w:t>
        </w:r>
      </w:ins>
    </w:p>
    <w:p w14:paraId="5437A5A9" w14:textId="77777777" w:rsidR="00BF7E1E" w:rsidRDefault="00BF7E1E" w:rsidP="00BF7E1E">
      <w:pPr>
        <w:rPr>
          <w:ins w:id="722" w:author="Xochitl Morgan" w:date="2018-02-22T14:10:00Z"/>
        </w:rPr>
      </w:pPr>
    </w:p>
    <w:p w14:paraId="75DB2CEB" w14:textId="77777777" w:rsidR="00BF7E1E" w:rsidRPr="003D7504" w:rsidRDefault="00BF7E1E" w:rsidP="00BF7E1E">
      <w:pPr>
        <w:tabs>
          <w:tab w:val="left" w:pos="-1418"/>
        </w:tabs>
        <w:rPr>
          <w:ins w:id="723" w:author="Xochitl Morgan" w:date="2018-02-22T14:10:00Z"/>
          <w:b/>
        </w:rPr>
      </w:pPr>
      <w:ins w:id="724" w:author="Xochitl Morgan" w:date="2018-02-22T14:10:00Z">
        <w:r w:rsidRPr="003D7504">
          <w:rPr>
            <w:b/>
          </w:rPr>
          <w:t>Thermocycler conditions</w:t>
        </w:r>
      </w:ins>
    </w:p>
    <w:p w14:paraId="74571C1E" w14:textId="77777777" w:rsidR="00BF7E1E" w:rsidRPr="00DF032C" w:rsidRDefault="00BF7E1E"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25" w:author="Xochitl Morgan" w:date="2018-02-22T14:10:00Z"/>
          <w:rFonts w:ascii="Tahoma" w:eastAsia="Times New Roman" w:hAnsi="Tahoma" w:cs="Times New Roman"/>
          <w:color w:val="666666"/>
          <w:sz w:val="18"/>
          <w:szCs w:val="18"/>
        </w:rPr>
      </w:pPr>
      <w:ins w:id="726" w:author="Xochitl Morgan" w:date="2018-02-22T14:10:00Z">
        <w:r w:rsidRPr="00DF032C">
          <w:rPr>
            <w:rFonts w:ascii="Tahoma" w:eastAsia="Times New Roman" w:hAnsi="Tahoma" w:cs="Times New Roman"/>
            <w:color w:val="666666"/>
            <w:sz w:val="18"/>
            <w:szCs w:val="18"/>
          </w:rPr>
          <w:t>94°C 3 minutes</w:t>
        </w:r>
      </w:ins>
    </w:p>
    <w:p w14:paraId="4CDEA8B4" w14:textId="77777777" w:rsidR="00BF7E1E" w:rsidRPr="00DF032C" w:rsidRDefault="00BF7E1E"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27" w:author="Xochitl Morgan" w:date="2018-02-22T14:10:00Z"/>
          <w:rFonts w:ascii="Tahoma" w:eastAsia="Times New Roman" w:hAnsi="Tahoma" w:cs="Times New Roman"/>
          <w:color w:val="666666"/>
          <w:sz w:val="18"/>
          <w:szCs w:val="18"/>
        </w:rPr>
      </w:pPr>
      <w:ins w:id="728" w:author="Xochitl Morgan" w:date="2018-02-22T14:10:00Z">
        <w:r w:rsidRPr="00DF032C">
          <w:rPr>
            <w:rFonts w:ascii="Tahoma" w:eastAsia="Times New Roman" w:hAnsi="Tahoma" w:cs="Times New Roman"/>
            <w:color w:val="666666"/>
            <w:sz w:val="18"/>
            <w:szCs w:val="18"/>
          </w:rPr>
          <w:t>94°C 45 seconds</w:t>
        </w:r>
      </w:ins>
    </w:p>
    <w:p w14:paraId="14FADA55" w14:textId="77777777" w:rsidR="00BF7E1E" w:rsidRDefault="00BF7E1E"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29" w:author="Xochitl Morgan" w:date="2018-02-22T14:42:00Z"/>
          <w:rFonts w:ascii="Tahoma" w:eastAsia="Times New Roman" w:hAnsi="Tahoma" w:cs="Times New Roman"/>
          <w:color w:val="666666"/>
          <w:sz w:val="18"/>
          <w:szCs w:val="18"/>
        </w:rPr>
      </w:pPr>
      <w:ins w:id="730" w:author="Xochitl Morgan" w:date="2018-02-22T14:10:00Z">
        <w:r w:rsidRPr="00DF032C">
          <w:rPr>
            <w:rFonts w:ascii="Tahoma" w:eastAsia="Times New Roman" w:hAnsi="Tahoma" w:cs="Times New Roman"/>
            <w:color w:val="666666"/>
            <w:sz w:val="18"/>
            <w:szCs w:val="18"/>
          </w:rPr>
          <w:t>50°C 60 seconds</w:t>
        </w:r>
      </w:ins>
    </w:p>
    <w:p w14:paraId="64F8A6AE" w14:textId="47C8A1AF" w:rsidR="007A6AAA" w:rsidRDefault="007A6AAA"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31" w:author="Xochitl Morgan" w:date="2018-02-22T14:42:00Z"/>
          <w:rFonts w:ascii="Tahoma" w:eastAsia="Times New Roman" w:hAnsi="Tahoma" w:cs="Times New Roman"/>
          <w:color w:val="666666"/>
          <w:sz w:val="18"/>
          <w:szCs w:val="18"/>
        </w:rPr>
      </w:pPr>
      <w:ins w:id="732" w:author="Xochitl Morgan" w:date="2018-02-22T14:42:00Z">
        <w:r>
          <w:rPr>
            <w:rFonts w:ascii="Tahoma" w:eastAsia="Times New Roman" w:hAnsi="Tahoma" w:cs="Times New Roman"/>
            <w:color w:val="666666"/>
            <w:sz w:val="18"/>
            <w:szCs w:val="18"/>
          </w:rPr>
          <w:t>72</w:t>
        </w:r>
        <w:r w:rsidRPr="00DF032C">
          <w:rPr>
            <w:rFonts w:ascii="Tahoma" w:eastAsia="Times New Roman" w:hAnsi="Tahoma" w:cs="Times New Roman"/>
            <w:color w:val="666666"/>
            <w:sz w:val="18"/>
            <w:szCs w:val="18"/>
          </w:rPr>
          <w:t>°C</w:t>
        </w:r>
        <w:r>
          <w:rPr>
            <w:rFonts w:ascii="Tahoma" w:eastAsia="Times New Roman" w:hAnsi="Tahoma" w:cs="Times New Roman"/>
            <w:color w:val="666666"/>
            <w:sz w:val="18"/>
            <w:szCs w:val="18"/>
          </w:rPr>
          <w:t xml:space="preserve"> 90 seconds</w:t>
        </w:r>
      </w:ins>
    </w:p>
    <w:p w14:paraId="321F3E6C" w14:textId="130CA422" w:rsidR="007A6AAA" w:rsidRDefault="007A6AAA"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33" w:author="Xochitl Morgan" w:date="2018-02-22T14:42:00Z"/>
          <w:rFonts w:ascii="Tahoma" w:eastAsia="Times New Roman" w:hAnsi="Tahoma" w:cs="Times New Roman"/>
          <w:color w:val="666666"/>
          <w:sz w:val="18"/>
          <w:szCs w:val="18"/>
        </w:rPr>
      </w:pPr>
      <w:ins w:id="734" w:author="Xochitl Morgan" w:date="2018-02-22T14:42:00Z">
        <w:r>
          <w:rPr>
            <w:rFonts w:ascii="Tahoma" w:eastAsia="Times New Roman" w:hAnsi="Tahoma" w:cs="Times New Roman"/>
            <w:color w:val="666666"/>
            <w:sz w:val="18"/>
            <w:szCs w:val="18"/>
          </w:rPr>
          <w:t>Repeat steps 2-4 31 times</w:t>
        </w:r>
      </w:ins>
    </w:p>
    <w:p w14:paraId="71062028" w14:textId="76EF96B4" w:rsidR="007A6AAA" w:rsidRDefault="007A6AAA"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35" w:author="Xochitl Morgan" w:date="2018-02-22T14:42:00Z"/>
          <w:rFonts w:ascii="Tahoma" w:eastAsia="Times New Roman" w:hAnsi="Tahoma" w:cs="Times New Roman"/>
          <w:color w:val="666666"/>
          <w:sz w:val="18"/>
          <w:szCs w:val="18"/>
        </w:rPr>
      </w:pPr>
      <w:ins w:id="736" w:author="Xochitl Morgan" w:date="2018-02-22T14:42:00Z">
        <w:r>
          <w:rPr>
            <w:rFonts w:ascii="Tahoma" w:eastAsia="Times New Roman" w:hAnsi="Tahoma" w:cs="Times New Roman"/>
            <w:color w:val="666666"/>
            <w:sz w:val="18"/>
            <w:szCs w:val="18"/>
          </w:rPr>
          <w:t>72</w:t>
        </w:r>
        <w:r w:rsidRPr="00DF032C">
          <w:rPr>
            <w:rFonts w:ascii="Tahoma" w:eastAsia="Times New Roman" w:hAnsi="Tahoma" w:cs="Times New Roman"/>
            <w:color w:val="666666"/>
            <w:sz w:val="18"/>
            <w:szCs w:val="18"/>
          </w:rPr>
          <w:t>°C</w:t>
        </w:r>
        <w:r>
          <w:rPr>
            <w:rFonts w:ascii="Tahoma" w:eastAsia="Times New Roman" w:hAnsi="Tahoma" w:cs="Times New Roman"/>
            <w:color w:val="666666"/>
            <w:sz w:val="18"/>
            <w:szCs w:val="18"/>
          </w:rPr>
          <w:t xml:space="preserve"> 10 minutes</w:t>
        </w:r>
      </w:ins>
    </w:p>
    <w:p w14:paraId="67015ABB" w14:textId="60757951" w:rsidR="007A6AAA" w:rsidRDefault="007A6AAA"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37" w:author="Xochitl Morgan" w:date="2018-02-22T14:42:00Z"/>
          <w:rFonts w:ascii="Tahoma" w:eastAsia="Times New Roman" w:hAnsi="Tahoma" w:cs="Times New Roman"/>
          <w:color w:val="666666"/>
          <w:sz w:val="18"/>
          <w:szCs w:val="18"/>
        </w:rPr>
      </w:pPr>
      <w:ins w:id="738" w:author="Xochitl Morgan" w:date="2018-02-22T14:42:00Z">
        <w:r>
          <w:rPr>
            <w:rFonts w:ascii="Tahoma" w:eastAsia="Times New Roman" w:hAnsi="Tahoma" w:cs="Times New Roman"/>
            <w:color w:val="666666"/>
            <w:sz w:val="18"/>
            <w:szCs w:val="18"/>
          </w:rPr>
          <w:t>4</w:t>
        </w:r>
        <w:r w:rsidRPr="00DF032C">
          <w:rPr>
            <w:rFonts w:ascii="Tahoma" w:eastAsia="Times New Roman" w:hAnsi="Tahoma" w:cs="Times New Roman"/>
            <w:color w:val="666666"/>
            <w:sz w:val="18"/>
            <w:szCs w:val="18"/>
          </w:rPr>
          <w:t>°C</w:t>
        </w:r>
        <w:r>
          <w:rPr>
            <w:rFonts w:ascii="Tahoma" w:eastAsia="Times New Roman" w:hAnsi="Tahoma" w:cs="Times New Roman"/>
            <w:color w:val="666666"/>
            <w:sz w:val="18"/>
            <w:szCs w:val="18"/>
          </w:rPr>
          <w:t xml:space="preserve"> hold</w:t>
        </w:r>
      </w:ins>
    </w:p>
    <w:p w14:paraId="5E5F1834" w14:textId="77777777" w:rsidR="007A6AAA" w:rsidRPr="00DF032C" w:rsidRDefault="007A6AAA" w:rsidP="003D7504">
      <w:pPr>
        <w:pBdr>
          <w:top w:val="single" w:sz="4" w:space="1" w:color="auto"/>
          <w:left w:val="single" w:sz="4" w:space="4" w:color="auto"/>
          <w:bottom w:val="single" w:sz="4" w:space="0" w:color="auto"/>
          <w:right w:val="single" w:sz="4" w:space="0" w:color="auto"/>
        </w:pBdr>
        <w:shd w:val="clear" w:color="auto" w:fill="F3F3F3"/>
        <w:spacing w:after="0" w:line="270" w:lineRule="atLeast"/>
        <w:ind w:left="360"/>
        <w:jc w:val="left"/>
        <w:rPr>
          <w:ins w:id="739" w:author="Xochitl Morgan" w:date="2018-02-22T14:10:00Z"/>
          <w:rFonts w:ascii="Tahoma" w:eastAsia="Times New Roman" w:hAnsi="Tahoma" w:cs="Times New Roman"/>
          <w:color w:val="666666"/>
          <w:sz w:val="18"/>
          <w:szCs w:val="18"/>
        </w:rPr>
      </w:pPr>
    </w:p>
    <w:p w14:paraId="3829DE08" w14:textId="77777777" w:rsidR="00967877" w:rsidRDefault="00967877" w:rsidP="00D9360F">
      <w:pPr>
        <w:tabs>
          <w:tab w:val="left" w:pos="-1418"/>
        </w:tabs>
        <w:rPr>
          <w:ins w:id="740" w:author="Xochitl Morgan" w:date="2018-02-23T10:28:00Z"/>
          <w:b/>
        </w:rPr>
      </w:pPr>
    </w:p>
    <w:p w14:paraId="326AFC0D" w14:textId="08A6AEC8" w:rsidR="00D9360F" w:rsidRDefault="00D9360F" w:rsidP="00D9360F">
      <w:pPr>
        <w:tabs>
          <w:tab w:val="left" w:pos="-1418"/>
        </w:tabs>
        <w:rPr>
          <w:ins w:id="741" w:author="Xochitl Morgan" w:date="2018-02-22T14:43:00Z"/>
          <w:b/>
        </w:rPr>
      </w:pPr>
      <w:ins w:id="742" w:author="Xochitl Morgan" w:date="2018-02-22T14:40:00Z">
        <w:r w:rsidRPr="00311387">
          <w:rPr>
            <w:b/>
          </w:rPr>
          <w:t>Wednesday</w:t>
        </w:r>
      </w:ins>
    </w:p>
    <w:p w14:paraId="481FCB27" w14:textId="66FDFFD2" w:rsidR="00CB3465" w:rsidRPr="00967877" w:rsidRDefault="00CB3465" w:rsidP="00D9360F">
      <w:pPr>
        <w:tabs>
          <w:tab w:val="left" w:pos="-1418"/>
        </w:tabs>
        <w:rPr>
          <w:ins w:id="743" w:author="Xochitl Morgan" w:date="2018-02-22T14:40:00Z"/>
        </w:rPr>
      </w:pPr>
      <w:ins w:id="744" w:author="Xochitl Morgan" w:date="2018-02-22T14:43:00Z">
        <w:r>
          <w:t xml:space="preserve">Your goals for today are to </w:t>
        </w:r>
      </w:ins>
      <w:ins w:id="745" w:author="Xochitl Morgan" w:date="2018-02-23T10:29:00Z">
        <w:r w:rsidR="00967877">
          <w:fldChar w:fldCharType="begin"/>
        </w:r>
        <w:r w:rsidR="00967877">
          <w:instrText xml:space="preserve"> HYPERLINK  \l "_Agarose_gel_electrophoresis_1" </w:instrText>
        </w:r>
        <w:r w:rsidR="00967877">
          <w:fldChar w:fldCharType="separate"/>
        </w:r>
        <w:r w:rsidRPr="00967877">
          <w:rPr>
            <w:rStyle w:val="Hyperlink"/>
          </w:rPr>
          <w:t>run your PCR products on an agarose gel</w:t>
        </w:r>
        <w:r w:rsidR="00967877">
          <w:fldChar w:fldCharType="end"/>
        </w:r>
      </w:ins>
      <w:ins w:id="746" w:author="Xochitl Morgan" w:date="2018-02-22T14:43:00Z">
        <w:r>
          <w:t xml:space="preserve"> and to </w:t>
        </w:r>
      </w:ins>
      <w:ins w:id="747" w:author="Xochitl Morgan" w:date="2018-02-23T10:29:00Z">
        <w:r w:rsidR="00967877">
          <w:fldChar w:fldCharType="begin"/>
        </w:r>
        <w:r w:rsidR="00967877">
          <w:instrText xml:space="preserve"> HYPERLINK  \l "_Quantification_of_samples_1" </w:instrText>
        </w:r>
        <w:r w:rsidR="00967877">
          <w:fldChar w:fldCharType="separate"/>
        </w:r>
        <w:r w:rsidRPr="00967877">
          <w:rPr>
            <w:rStyle w:val="Hyperlink"/>
          </w:rPr>
          <w:t xml:space="preserve">quantify your extracted DNA using both </w:t>
        </w:r>
        <w:proofErr w:type="spellStart"/>
        <w:r w:rsidRPr="00967877">
          <w:rPr>
            <w:rStyle w:val="Hyperlink"/>
          </w:rPr>
          <w:t>Qubit</w:t>
        </w:r>
        <w:proofErr w:type="spellEnd"/>
        <w:r w:rsidRPr="00967877">
          <w:rPr>
            <w:rStyle w:val="Hyperlink"/>
          </w:rPr>
          <w:t xml:space="preserve"> </w:t>
        </w:r>
        <w:proofErr w:type="spellStart"/>
        <w:r w:rsidRPr="00967877">
          <w:rPr>
            <w:rStyle w:val="Hyperlink"/>
          </w:rPr>
          <w:t>fluorimetry</w:t>
        </w:r>
        <w:proofErr w:type="spellEnd"/>
        <w:r w:rsidRPr="00967877">
          <w:rPr>
            <w:rStyle w:val="Hyperlink"/>
          </w:rPr>
          <w:t xml:space="preserve"> and a </w:t>
        </w:r>
        <w:proofErr w:type="spellStart"/>
        <w:r w:rsidRPr="00967877">
          <w:rPr>
            <w:rStyle w:val="Hyperlink"/>
          </w:rPr>
          <w:t>Nanodrop</w:t>
        </w:r>
        <w:proofErr w:type="spellEnd"/>
        <w:r w:rsidR="00967877">
          <w:fldChar w:fldCharType="end"/>
        </w:r>
      </w:ins>
      <w:ins w:id="748" w:author="Xochitl Morgan" w:date="2018-02-22T14:43:00Z">
        <w:r>
          <w:t>.</w:t>
        </w:r>
      </w:ins>
    </w:p>
    <w:p w14:paraId="38A554AC" w14:textId="5A6BE338" w:rsidR="00D9360F" w:rsidRDefault="00D9360F" w:rsidP="00967877">
      <w:pPr>
        <w:tabs>
          <w:tab w:val="left" w:pos="-1418"/>
        </w:tabs>
        <w:rPr>
          <w:ins w:id="749" w:author="Xochitl Morgan" w:date="2018-02-22T14:40:00Z"/>
        </w:rPr>
      </w:pPr>
    </w:p>
    <w:p w14:paraId="39AE2E11" w14:textId="77777777" w:rsidR="00D9360F" w:rsidRDefault="00D9360F" w:rsidP="00D9360F">
      <w:pPr>
        <w:tabs>
          <w:tab w:val="left" w:pos="-1418"/>
        </w:tabs>
        <w:rPr>
          <w:ins w:id="750" w:author="Xochitl Morgan" w:date="2018-02-22T14:40:00Z"/>
        </w:rPr>
      </w:pPr>
    </w:p>
    <w:p w14:paraId="6A2A0502" w14:textId="77777777" w:rsidR="00D9360F" w:rsidRDefault="00D9360F" w:rsidP="00967877">
      <w:pPr>
        <w:pStyle w:val="Heading4"/>
        <w:rPr>
          <w:ins w:id="751" w:author="Xochitl Morgan" w:date="2018-02-22T14:40:00Z"/>
        </w:rPr>
      </w:pPr>
      <w:bookmarkStart w:id="752" w:name="_Agarose_gel_electrophoresis"/>
      <w:bookmarkStart w:id="753" w:name="_Agarose_gel_electrophoresis_1"/>
      <w:bookmarkEnd w:id="752"/>
      <w:bookmarkEnd w:id="753"/>
      <w:ins w:id="754" w:author="Xochitl Morgan" w:date="2018-02-22T14:40:00Z">
        <w:r>
          <w:t>Agarose gel electrophoresis</w:t>
        </w:r>
      </w:ins>
    </w:p>
    <w:p w14:paraId="690F1ED3" w14:textId="77777777" w:rsidR="00D9360F" w:rsidRDefault="00D9360F" w:rsidP="00D9360F">
      <w:pPr>
        <w:tabs>
          <w:tab w:val="left" w:pos="-1418"/>
        </w:tabs>
        <w:rPr>
          <w:ins w:id="755" w:author="Xochitl Morgan" w:date="2018-02-22T14:40:00Z"/>
        </w:rPr>
      </w:pPr>
    </w:p>
    <w:p w14:paraId="041E8396" w14:textId="77777777" w:rsidR="00D9360F" w:rsidRDefault="00D9360F" w:rsidP="00D9360F">
      <w:pPr>
        <w:tabs>
          <w:tab w:val="left" w:pos="-1418"/>
        </w:tabs>
        <w:rPr>
          <w:ins w:id="756" w:author="Xochitl Morgan" w:date="2018-02-22T14:40:00Z"/>
        </w:rPr>
      </w:pPr>
      <w:ins w:id="757" w:author="Xochitl Morgan" w:date="2018-02-22T14:40:00Z">
        <w:r>
          <w:t>Materials</w:t>
        </w:r>
      </w:ins>
    </w:p>
    <w:p w14:paraId="21AAB96E" w14:textId="77777777" w:rsidR="00D9360F" w:rsidRDefault="00D9360F" w:rsidP="00967877">
      <w:pPr>
        <w:pStyle w:val="ListParagraph"/>
        <w:numPr>
          <w:ilvl w:val="0"/>
          <w:numId w:val="65"/>
        </w:numPr>
        <w:rPr>
          <w:ins w:id="758" w:author="Xochitl Morgan" w:date="2018-02-22T14:40:00Z"/>
        </w:rPr>
      </w:pPr>
      <w:bookmarkStart w:id="759" w:name="_Toc120853714"/>
      <w:bookmarkStart w:id="760" w:name="_Toc120853942"/>
      <w:bookmarkStart w:id="761" w:name="_Toc127412055"/>
      <w:bookmarkStart w:id="762" w:name="_Toc127584379"/>
      <w:bookmarkStart w:id="763" w:name="_Toc127587853"/>
      <w:bookmarkStart w:id="764" w:name="_Toc127604131"/>
      <w:bookmarkStart w:id="765" w:name="_Toc128127985"/>
      <w:bookmarkStart w:id="766" w:name="_Toc128187135"/>
      <w:bookmarkStart w:id="767" w:name="_Toc159898749"/>
      <w:bookmarkStart w:id="768" w:name="_Toc184788746"/>
      <w:bookmarkStart w:id="769" w:name="_Toc187891667"/>
      <w:bookmarkStart w:id="770" w:name="_Toc191003236"/>
      <w:bookmarkStart w:id="771" w:name="_Toc466879768"/>
      <w:bookmarkStart w:id="772" w:name="_Toc466880571"/>
      <w:bookmarkStart w:id="773" w:name="_Toc466888089"/>
      <w:bookmarkStart w:id="774" w:name="_Toc468951447"/>
      <w:bookmarkStart w:id="775" w:name="_Toc473796728"/>
      <w:ins w:id="776" w:author="Xochitl Morgan" w:date="2018-02-22T14:40:00Z">
        <w:r>
          <w:t>0.8% molten agarose</w:t>
        </w:r>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ins>
    </w:p>
    <w:p w14:paraId="2D9883AF" w14:textId="77777777" w:rsidR="00D9360F" w:rsidRDefault="00D9360F" w:rsidP="00967877">
      <w:pPr>
        <w:pStyle w:val="ListParagraph"/>
        <w:numPr>
          <w:ilvl w:val="0"/>
          <w:numId w:val="65"/>
        </w:numPr>
        <w:rPr>
          <w:ins w:id="777" w:author="Xochitl Morgan" w:date="2018-02-22T14:40:00Z"/>
        </w:rPr>
      </w:pPr>
      <w:bookmarkStart w:id="778" w:name="_Toc120853715"/>
      <w:bookmarkStart w:id="779" w:name="_Toc120853943"/>
      <w:bookmarkStart w:id="780" w:name="_Toc127412056"/>
      <w:bookmarkStart w:id="781" w:name="_Toc127584380"/>
      <w:bookmarkStart w:id="782" w:name="_Toc127587854"/>
      <w:bookmarkStart w:id="783" w:name="_Toc127604132"/>
      <w:bookmarkStart w:id="784" w:name="_Toc128127986"/>
      <w:bookmarkStart w:id="785" w:name="_Toc128187136"/>
      <w:bookmarkStart w:id="786" w:name="_Toc159898750"/>
      <w:bookmarkStart w:id="787" w:name="_Toc184788747"/>
      <w:bookmarkStart w:id="788" w:name="_Toc187891668"/>
      <w:bookmarkStart w:id="789" w:name="_Toc191003237"/>
      <w:bookmarkStart w:id="790" w:name="_Toc466879769"/>
      <w:bookmarkStart w:id="791" w:name="_Toc466880572"/>
      <w:bookmarkStart w:id="792" w:name="_Toc466888090"/>
      <w:bookmarkStart w:id="793" w:name="_Toc468951448"/>
      <w:bookmarkStart w:id="794" w:name="_Toc473796729"/>
      <w:proofErr w:type="gramStart"/>
      <w:ins w:id="795" w:author="Xochitl Morgan" w:date="2018-02-22T14:40:00Z">
        <w:r>
          <w:t>gel</w:t>
        </w:r>
        <w:proofErr w:type="gramEnd"/>
        <w:r>
          <w:t xml:space="preserve"> equipment – cradle, comb, gel tank, tape</w:t>
        </w:r>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ins>
    </w:p>
    <w:p w14:paraId="4F00986E" w14:textId="77777777" w:rsidR="00D9360F" w:rsidRDefault="00D9360F" w:rsidP="00967877">
      <w:pPr>
        <w:pStyle w:val="ListParagraph"/>
        <w:numPr>
          <w:ilvl w:val="0"/>
          <w:numId w:val="65"/>
        </w:numPr>
        <w:rPr>
          <w:ins w:id="796" w:author="Xochitl Morgan" w:date="2018-02-22T14:40:00Z"/>
        </w:rPr>
      </w:pPr>
      <w:bookmarkStart w:id="797" w:name="_Toc120853716"/>
      <w:bookmarkStart w:id="798" w:name="_Toc120853944"/>
      <w:bookmarkStart w:id="799" w:name="_Toc127412057"/>
      <w:bookmarkStart w:id="800" w:name="_Toc127584381"/>
      <w:bookmarkStart w:id="801" w:name="_Toc127587855"/>
      <w:bookmarkStart w:id="802" w:name="_Toc127604133"/>
      <w:bookmarkStart w:id="803" w:name="_Toc128127987"/>
      <w:bookmarkStart w:id="804" w:name="_Toc128187137"/>
      <w:bookmarkStart w:id="805" w:name="_Toc159898751"/>
      <w:bookmarkStart w:id="806" w:name="_Toc184788748"/>
      <w:bookmarkStart w:id="807" w:name="_Toc187891669"/>
      <w:bookmarkStart w:id="808" w:name="_Toc191003238"/>
      <w:bookmarkStart w:id="809" w:name="_Toc466879770"/>
      <w:bookmarkStart w:id="810" w:name="_Toc466880573"/>
      <w:bookmarkStart w:id="811" w:name="_Toc466888091"/>
      <w:bookmarkStart w:id="812" w:name="_Toc468951449"/>
      <w:bookmarkStart w:id="813" w:name="_Toc473796730"/>
      <w:ins w:id="814" w:author="Xochitl Morgan" w:date="2018-02-22T14:40:00Z">
        <w:r>
          <w:t>1 x TAE (</w:t>
        </w:r>
        <w:proofErr w:type="spellStart"/>
        <w:r>
          <w:t>tris</w:t>
        </w:r>
        <w:proofErr w:type="spellEnd"/>
        <w:r>
          <w:t xml:space="preserve"> acetate electrophoresis) buffer</w:t>
        </w:r>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ins>
    </w:p>
    <w:p w14:paraId="303D5658" w14:textId="77777777" w:rsidR="00D9360F" w:rsidRPr="0078002A" w:rsidRDefault="00D9360F" w:rsidP="00967877">
      <w:pPr>
        <w:pStyle w:val="ListParagraph"/>
        <w:numPr>
          <w:ilvl w:val="0"/>
          <w:numId w:val="65"/>
        </w:numPr>
        <w:rPr>
          <w:ins w:id="815" w:author="Xochitl Morgan" w:date="2018-02-22T14:40:00Z"/>
        </w:rPr>
      </w:pPr>
      <w:bookmarkStart w:id="816" w:name="_Toc120853719"/>
      <w:bookmarkStart w:id="817" w:name="_Toc120853947"/>
      <w:bookmarkStart w:id="818" w:name="_Toc127412060"/>
      <w:bookmarkStart w:id="819" w:name="_Toc127584384"/>
      <w:bookmarkStart w:id="820" w:name="_Toc127587858"/>
      <w:bookmarkStart w:id="821" w:name="_Toc127604136"/>
      <w:bookmarkStart w:id="822" w:name="_Toc128127990"/>
      <w:bookmarkStart w:id="823" w:name="_Toc128187140"/>
      <w:bookmarkStart w:id="824" w:name="_Toc159898754"/>
      <w:bookmarkStart w:id="825" w:name="_Toc184788751"/>
      <w:bookmarkStart w:id="826" w:name="_Toc187891672"/>
      <w:bookmarkStart w:id="827" w:name="_Toc191003241"/>
      <w:bookmarkStart w:id="828" w:name="_Toc466879773"/>
      <w:bookmarkStart w:id="829" w:name="_Toc466880576"/>
      <w:bookmarkStart w:id="830" w:name="_Toc466888094"/>
      <w:bookmarkStart w:id="831" w:name="_Toc468951452"/>
      <w:bookmarkStart w:id="832" w:name="_Toc473796732"/>
      <w:ins w:id="833" w:author="Xochitl Morgan" w:date="2018-02-22T14:40:00Z">
        <w:r>
          <w:t>DNA standard (DNA marker or DNA ladder)</w:t>
        </w:r>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ins>
    </w:p>
    <w:p w14:paraId="3C262F02" w14:textId="77777777" w:rsidR="00D9360F" w:rsidRDefault="00D9360F" w:rsidP="00967877">
      <w:pPr>
        <w:pStyle w:val="ListParagraph"/>
        <w:numPr>
          <w:ilvl w:val="0"/>
          <w:numId w:val="65"/>
        </w:numPr>
        <w:rPr>
          <w:ins w:id="834" w:author="Xochitl Morgan" w:date="2018-02-22T14:40:00Z"/>
        </w:rPr>
      </w:pPr>
      <w:bookmarkStart w:id="835" w:name="_Toc120853720"/>
      <w:bookmarkStart w:id="836" w:name="_Toc120853948"/>
      <w:bookmarkStart w:id="837" w:name="_Toc127412061"/>
      <w:bookmarkStart w:id="838" w:name="_Toc127584385"/>
      <w:bookmarkStart w:id="839" w:name="_Toc127587859"/>
      <w:bookmarkStart w:id="840" w:name="_Toc127604137"/>
      <w:bookmarkStart w:id="841" w:name="_Toc128127991"/>
      <w:bookmarkStart w:id="842" w:name="_Toc128187141"/>
      <w:bookmarkStart w:id="843" w:name="_Toc159898755"/>
      <w:bookmarkStart w:id="844" w:name="_Toc184788752"/>
      <w:bookmarkStart w:id="845" w:name="_Toc187891673"/>
      <w:bookmarkStart w:id="846" w:name="_Toc191003242"/>
      <w:bookmarkStart w:id="847" w:name="_Toc466879774"/>
      <w:bookmarkStart w:id="848" w:name="_Toc466880577"/>
      <w:bookmarkStart w:id="849" w:name="_Toc466888095"/>
      <w:bookmarkStart w:id="850" w:name="_Toc468951453"/>
      <w:bookmarkStart w:id="851" w:name="_Toc473796733"/>
      <w:ins w:id="852" w:author="Xochitl Morgan" w:date="2018-02-22T14:40:00Z">
        <w:r>
          <w:t>Orange G loading dye</w:t>
        </w:r>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ins>
    </w:p>
    <w:p w14:paraId="5C4CD797" w14:textId="77777777" w:rsidR="00D9360F" w:rsidRDefault="00D9360F" w:rsidP="00967877">
      <w:pPr>
        <w:pStyle w:val="ListParagraph"/>
        <w:numPr>
          <w:ilvl w:val="0"/>
          <w:numId w:val="65"/>
        </w:numPr>
        <w:rPr>
          <w:ins w:id="853" w:author="Xochitl Morgan" w:date="2018-02-22T14:40:00Z"/>
        </w:rPr>
      </w:pPr>
      <w:bookmarkStart w:id="854" w:name="_Toc120853722"/>
      <w:bookmarkStart w:id="855" w:name="_Toc120853950"/>
      <w:bookmarkStart w:id="856" w:name="_Toc127412063"/>
      <w:bookmarkStart w:id="857" w:name="_Toc127584387"/>
      <w:bookmarkStart w:id="858" w:name="_Toc127587861"/>
      <w:bookmarkStart w:id="859" w:name="_Toc127604139"/>
      <w:bookmarkStart w:id="860" w:name="_Toc128127993"/>
      <w:bookmarkStart w:id="861" w:name="_Toc128187143"/>
      <w:bookmarkStart w:id="862" w:name="_Toc159898757"/>
      <w:bookmarkStart w:id="863" w:name="_Toc184788754"/>
      <w:bookmarkStart w:id="864" w:name="_Toc187891675"/>
      <w:bookmarkStart w:id="865" w:name="_Toc191003244"/>
      <w:bookmarkStart w:id="866" w:name="_Toc466879776"/>
      <w:bookmarkStart w:id="867" w:name="_Toc466880579"/>
      <w:bookmarkStart w:id="868" w:name="_Toc466888097"/>
      <w:bookmarkStart w:id="869" w:name="_Toc468951455"/>
      <w:bookmarkStart w:id="870" w:name="_Toc473796735"/>
      <w:proofErr w:type="spellStart"/>
      <w:proofErr w:type="gramStart"/>
      <w:ins w:id="871" w:author="Xochitl Morgan" w:date="2018-02-22T14:40:00Z">
        <w:r>
          <w:t>ethidium</w:t>
        </w:r>
        <w:proofErr w:type="spellEnd"/>
        <w:proofErr w:type="gramEnd"/>
        <w:r>
          <w:t xml:space="preserve"> bromide staining solution (1 µg/mL)</w:t>
        </w:r>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ins>
    </w:p>
    <w:p w14:paraId="0AF7A788" w14:textId="77777777" w:rsidR="00D9360F" w:rsidRDefault="00D9360F" w:rsidP="00D9360F">
      <w:pPr>
        <w:tabs>
          <w:tab w:val="left" w:pos="-1418"/>
        </w:tabs>
        <w:rPr>
          <w:ins w:id="872" w:author="Xochitl Morgan" w:date="2018-02-22T14:40:00Z"/>
        </w:rPr>
      </w:pPr>
    </w:p>
    <w:p w14:paraId="59E2C08E" w14:textId="77777777" w:rsidR="00D9360F" w:rsidRPr="00D76FFB" w:rsidRDefault="00D9360F" w:rsidP="00D9360F">
      <w:pPr>
        <w:tabs>
          <w:tab w:val="left" w:pos="-1418"/>
        </w:tabs>
        <w:rPr>
          <w:ins w:id="873" w:author="Xochitl Morgan" w:date="2018-02-22T14:40:00Z"/>
          <w:b/>
        </w:rPr>
      </w:pPr>
      <w:ins w:id="874" w:author="Xochitl Morgan" w:date="2018-02-22T14:40:00Z">
        <w:r w:rsidRPr="00D76FFB">
          <w:rPr>
            <w:b/>
          </w:rPr>
          <w:t xml:space="preserve">Procedure: </w:t>
        </w:r>
      </w:ins>
    </w:p>
    <w:p w14:paraId="6B01F19B" w14:textId="2F77CD5B" w:rsidR="00D9360F" w:rsidRDefault="00D9360F" w:rsidP="000F4485">
      <w:pPr>
        <w:pStyle w:val="ListParagraph"/>
        <w:numPr>
          <w:ilvl w:val="0"/>
          <w:numId w:val="33"/>
        </w:numPr>
        <w:tabs>
          <w:tab w:val="left" w:pos="-1418"/>
        </w:tabs>
        <w:rPr>
          <w:ins w:id="875" w:author="Xochitl Morgan" w:date="2018-02-22T14:40:00Z"/>
        </w:rPr>
      </w:pPr>
      <w:ins w:id="876" w:author="Xochitl Morgan" w:date="2018-02-22T14:40:00Z">
        <w:r>
          <w:t xml:space="preserve">Prepare and pour </w:t>
        </w:r>
        <w:proofErr w:type="gramStart"/>
        <w:r>
          <w:t>a</w:t>
        </w:r>
        <w:r w:rsidR="00025B9F">
          <w:t>n</w:t>
        </w:r>
        <w:proofErr w:type="gramEnd"/>
        <w:r w:rsidR="00025B9F">
          <w:t xml:space="preserve"> 0.8%</w:t>
        </w:r>
        <w:r>
          <w:t xml:space="preserve"> agarose gel (your demonstrator will show you how if you have not done this before). </w:t>
        </w:r>
        <w:r w:rsidRPr="000F4485">
          <w:rPr>
            <w:b/>
          </w:rPr>
          <w:t>You will use a comb that has 15 wells</w:t>
        </w:r>
        <w:r>
          <w:t>.</w:t>
        </w:r>
      </w:ins>
    </w:p>
    <w:p w14:paraId="449EC856" w14:textId="77777777" w:rsidR="00D9360F" w:rsidRDefault="00D9360F" w:rsidP="000F4485">
      <w:pPr>
        <w:tabs>
          <w:tab w:val="left" w:pos="-1418"/>
        </w:tabs>
        <w:rPr>
          <w:ins w:id="877" w:author="Xochitl Morgan" w:date="2018-02-22T14:40:00Z"/>
        </w:rPr>
      </w:pPr>
    </w:p>
    <w:p w14:paraId="1A785CFE" w14:textId="77777777" w:rsidR="00D9360F" w:rsidRDefault="00D9360F" w:rsidP="00D76FFB">
      <w:pPr>
        <w:pStyle w:val="ListParagraph"/>
        <w:numPr>
          <w:ilvl w:val="0"/>
          <w:numId w:val="33"/>
        </w:numPr>
        <w:tabs>
          <w:tab w:val="left" w:pos="-1418"/>
        </w:tabs>
        <w:rPr>
          <w:ins w:id="878" w:author="Xochitl Morgan" w:date="2018-02-22T14:40:00Z"/>
        </w:rPr>
      </w:pPr>
      <w:ins w:id="879" w:author="Xochitl Morgan" w:date="2018-02-22T14:40:00Z">
        <w:r>
          <w:t>When the gel is set, remove the comb carefully. Remove tape and place gel (on its plastic support) into electrophoresis apparatus (wells at the black end; negative electrode).</w:t>
        </w:r>
      </w:ins>
    </w:p>
    <w:p w14:paraId="16943645" w14:textId="77777777" w:rsidR="00D9360F" w:rsidRDefault="00D9360F" w:rsidP="00064D38">
      <w:pPr>
        <w:tabs>
          <w:tab w:val="left" w:pos="-1418"/>
        </w:tabs>
        <w:rPr>
          <w:ins w:id="880" w:author="Xochitl Morgan" w:date="2018-02-22T14:40:00Z"/>
        </w:rPr>
      </w:pPr>
    </w:p>
    <w:p w14:paraId="4EF2BF2B" w14:textId="77777777" w:rsidR="00D9360F" w:rsidRDefault="00D9360F" w:rsidP="0081042E">
      <w:pPr>
        <w:pStyle w:val="ListParagraph"/>
        <w:numPr>
          <w:ilvl w:val="0"/>
          <w:numId w:val="33"/>
        </w:numPr>
        <w:tabs>
          <w:tab w:val="left" w:pos="-1418"/>
        </w:tabs>
        <w:rPr>
          <w:ins w:id="881" w:author="Xochitl Morgan" w:date="2018-02-22T14:40:00Z"/>
        </w:rPr>
      </w:pPr>
      <w:ins w:id="882" w:author="Xochitl Morgan" w:date="2018-02-22T14:40:00Z">
        <w:r>
          <w:t>Add 1x TAE buffer until just covers the gel.</w:t>
        </w:r>
      </w:ins>
    </w:p>
    <w:p w14:paraId="519CC71C" w14:textId="77777777" w:rsidR="00D9360F" w:rsidRDefault="00D9360F" w:rsidP="003014A6">
      <w:pPr>
        <w:tabs>
          <w:tab w:val="left" w:pos="-1418"/>
        </w:tabs>
        <w:rPr>
          <w:ins w:id="883" w:author="Xochitl Morgan" w:date="2018-02-22T14:40:00Z"/>
        </w:rPr>
      </w:pPr>
    </w:p>
    <w:p w14:paraId="472EBB8D" w14:textId="1233ADCF" w:rsidR="00D9360F" w:rsidRDefault="00D9360F" w:rsidP="00D76FFB">
      <w:pPr>
        <w:pStyle w:val="ListParagraph"/>
        <w:numPr>
          <w:ilvl w:val="0"/>
          <w:numId w:val="33"/>
        </w:numPr>
        <w:tabs>
          <w:tab w:val="left" w:pos="-1418"/>
        </w:tabs>
        <w:rPr>
          <w:ins w:id="884" w:author="Xochitl Morgan" w:date="2018-02-22T14:40:00Z"/>
        </w:rPr>
      </w:pPr>
      <w:ins w:id="885" w:author="Xochitl Morgan" w:date="2018-02-22T14:40:00Z">
        <w:r>
          <w:t xml:space="preserve">To </w:t>
        </w:r>
        <w:proofErr w:type="spellStart"/>
        <w:r>
          <w:t>analyse</w:t>
        </w:r>
        <w:proofErr w:type="spellEnd"/>
        <w:r>
          <w:t xml:space="preserve"> your DNA you will make a mixture of DNA and loading dye and then run this against the DNA standard (DNA marker or DNA ladder).</w:t>
        </w:r>
      </w:ins>
      <w:ins w:id="886" w:author="Xochitl Morgan" w:date="2018-02-23T10:33:00Z">
        <w:r w:rsidR="00D76FFB">
          <w:t xml:space="preserve"> </w:t>
        </w:r>
      </w:ins>
      <w:ins w:id="887" w:author="Xochitl Morgan" w:date="2018-02-22T14:40:00Z">
        <w:r>
          <w:t>For each PCR sample</w:t>
        </w:r>
      </w:ins>
      <w:ins w:id="888" w:author="Xochitl Morgan" w:date="2018-02-23T10:33:00Z">
        <w:r w:rsidR="00D76FFB">
          <w:t>,</w:t>
        </w:r>
      </w:ins>
      <w:ins w:id="889" w:author="Xochitl Morgan" w:date="2018-02-22T14:40:00Z">
        <w:r>
          <w:t xml:space="preserve"> </w:t>
        </w:r>
        <w:r w:rsidRPr="006B4C7F">
          <w:t>transfer 15 µ</w:t>
        </w:r>
        <w:r>
          <w:t>L</w:t>
        </w:r>
        <w:r w:rsidRPr="006B4C7F">
          <w:t xml:space="preserve"> to </w:t>
        </w:r>
        <w:r>
          <w:t>a</w:t>
        </w:r>
        <w:r w:rsidRPr="006B4C7F">
          <w:t xml:space="preserve"> clean 1.5 m</w:t>
        </w:r>
        <w:r>
          <w:t>L</w:t>
        </w:r>
        <w:r w:rsidRPr="006B4C7F">
          <w:t xml:space="preserve"> microfuge tube. Add 3 µ</w:t>
        </w:r>
        <w:r>
          <w:t>L</w:t>
        </w:r>
        <w:r w:rsidRPr="006B4C7F">
          <w:t xml:space="preserve"> of loading dye</w:t>
        </w:r>
        <w:r>
          <w:t xml:space="preserve"> to each tube</w:t>
        </w:r>
        <w:r w:rsidRPr="006B4C7F">
          <w:t xml:space="preserve"> and mix.</w:t>
        </w:r>
        <w:r>
          <w:t xml:space="preserve"> </w:t>
        </w:r>
      </w:ins>
    </w:p>
    <w:p w14:paraId="66DDE69D" w14:textId="77777777" w:rsidR="00D9360F" w:rsidRPr="006B4C7F" w:rsidRDefault="00D9360F" w:rsidP="00D76FFB">
      <w:pPr>
        <w:tabs>
          <w:tab w:val="left" w:pos="-1418"/>
        </w:tabs>
        <w:spacing w:after="0"/>
        <w:ind w:left="1440"/>
        <w:rPr>
          <w:ins w:id="890" w:author="Xochitl Morgan" w:date="2018-02-22T14:40:00Z"/>
        </w:rPr>
      </w:pPr>
    </w:p>
    <w:p w14:paraId="69E4FF6E" w14:textId="46D52BC5" w:rsidR="00D9360F" w:rsidRDefault="00D9360F" w:rsidP="00D76FFB">
      <w:pPr>
        <w:pStyle w:val="ListParagraph"/>
        <w:numPr>
          <w:ilvl w:val="0"/>
          <w:numId w:val="33"/>
        </w:numPr>
        <w:tabs>
          <w:tab w:val="left" w:pos="-1418"/>
        </w:tabs>
        <w:spacing w:after="0"/>
        <w:rPr>
          <w:ins w:id="891" w:author="Xochitl Morgan" w:date="2018-02-22T14:40:00Z"/>
        </w:rPr>
      </w:pPr>
      <w:ins w:id="892" w:author="Xochitl Morgan" w:date="2018-02-22T14:40:00Z">
        <w:r w:rsidRPr="006B4C7F">
          <w:t xml:space="preserve">Load </w:t>
        </w:r>
        <w:r>
          <w:t xml:space="preserve">all of </w:t>
        </w:r>
        <w:r w:rsidRPr="006B4C7F">
          <w:t>your samples</w:t>
        </w:r>
      </w:ins>
      <w:ins w:id="893" w:author="Xochitl Morgan" w:date="2018-02-23T10:34:00Z">
        <w:r w:rsidR="00D76FFB">
          <w:t xml:space="preserve"> (18 µL)</w:t>
        </w:r>
      </w:ins>
      <w:ins w:id="894" w:author="Xochitl Morgan" w:date="2018-02-22T14:40:00Z">
        <w:r>
          <w:t xml:space="preserve"> </w:t>
        </w:r>
        <w:r w:rsidRPr="006B4C7F">
          <w:t xml:space="preserve">and the </w:t>
        </w:r>
        <w:proofErr w:type="spellStart"/>
        <w:r>
          <w:t>TrackIt</w:t>
        </w:r>
        <w:proofErr w:type="spellEnd"/>
        <w:r>
          <w:t xml:space="preserve"> 1kb plus DNA m</w:t>
        </w:r>
        <w:r w:rsidRPr="006B4C7F">
          <w:t xml:space="preserve">arker </w:t>
        </w:r>
        <w:r>
          <w:t>(7 µL) into the wells of the</w:t>
        </w:r>
        <w:r w:rsidR="00064D38">
          <w:t xml:space="preserve"> </w:t>
        </w:r>
        <w:r w:rsidRPr="006B4C7F">
          <w:t xml:space="preserve">agarose gel. </w:t>
        </w:r>
      </w:ins>
    </w:p>
    <w:p w14:paraId="11281C78" w14:textId="77777777" w:rsidR="00D9360F" w:rsidRDefault="00D9360F" w:rsidP="00064D38">
      <w:pPr>
        <w:tabs>
          <w:tab w:val="left" w:pos="-1418"/>
        </w:tabs>
        <w:spacing w:after="0"/>
        <w:rPr>
          <w:ins w:id="895" w:author="Xochitl Morgan" w:date="2018-02-22T14:40:00Z"/>
        </w:rPr>
      </w:pPr>
    </w:p>
    <w:p w14:paraId="4AD8E496" w14:textId="77777777" w:rsidR="00D9360F" w:rsidRDefault="00D9360F" w:rsidP="0081042E">
      <w:pPr>
        <w:pStyle w:val="ListParagraph"/>
        <w:numPr>
          <w:ilvl w:val="0"/>
          <w:numId w:val="33"/>
        </w:numPr>
        <w:tabs>
          <w:tab w:val="left" w:pos="-1418"/>
        </w:tabs>
        <w:spacing w:after="0"/>
        <w:rPr>
          <w:ins w:id="896" w:author="Xochitl Morgan" w:date="2018-02-22T14:40:00Z"/>
        </w:rPr>
      </w:pPr>
      <w:commentRangeStart w:id="897"/>
      <w:ins w:id="898" w:author="Xochitl Morgan" w:date="2018-02-22T14:40:00Z">
        <w:r>
          <w:t xml:space="preserve">Plug the gel tank leads into the appropriate electrophoresis power outlets and turn on the power. </w:t>
        </w:r>
        <w:commentRangeStart w:id="899"/>
        <w:r>
          <w:t>When</w:t>
        </w:r>
        <w:commentRangeEnd w:id="899"/>
        <w:r>
          <w:rPr>
            <w:rStyle w:val="CommentReference"/>
          </w:rPr>
          <w:commentReference w:id="899"/>
        </w:r>
        <w:r>
          <w:t xml:space="preserve"> the Orange G dye front band is nearing the end of the gel (approx. 1-2cm from end), turn off and remove gel from apparatus. </w:t>
        </w:r>
      </w:ins>
      <w:commentRangeEnd w:id="897"/>
      <w:ins w:id="900" w:author="Xochitl Morgan" w:date="2018-02-23T10:35:00Z">
        <w:r w:rsidR="0081042E">
          <w:rPr>
            <w:rStyle w:val="CommentReference"/>
          </w:rPr>
          <w:commentReference w:id="897"/>
        </w:r>
      </w:ins>
    </w:p>
    <w:p w14:paraId="7DC622C8" w14:textId="77777777" w:rsidR="00D9360F" w:rsidRDefault="00D9360F" w:rsidP="0081042E">
      <w:pPr>
        <w:tabs>
          <w:tab w:val="left" w:pos="-1418"/>
        </w:tabs>
        <w:spacing w:after="0"/>
        <w:rPr>
          <w:ins w:id="902" w:author="Xochitl Morgan" w:date="2018-02-22T14:40:00Z"/>
        </w:rPr>
      </w:pPr>
    </w:p>
    <w:p w14:paraId="3531601F" w14:textId="2AF43DD2" w:rsidR="00D9360F" w:rsidRDefault="00D9360F" w:rsidP="003014A6">
      <w:pPr>
        <w:pStyle w:val="ListParagraph"/>
        <w:numPr>
          <w:ilvl w:val="0"/>
          <w:numId w:val="33"/>
        </w:numPr>
        <w:tabs>
          <w:tab w:val="left" w:pos="-1418"/>
        </w:tabs>
        <w:spacing w:after="120"/>
        <w:ind w:left="714" w:hanging="357"/>
        <w:rPr>
          <w:ins w:id="903" w:author="Xochitl Morgan" w:date="2018-02-22T14:40:00Z"/>
        </w:rPr>
      </w:pPr>
      <w:ins w:id="904" w:author="Xochitl Morgan" w:date="2018-02-22T14:40:00Z">
        <w:r w:rsidRPr="002F3DA5">
          <w:t xml:space="preserve">Soak gel in solution of </w:t>
        </w:r>
        <w:r>
          <w:t>1</w:t>
        </w:r>
        <w:r w:rsidRPr="002F3DA5">
          <w:t xml:space="preserve"> µg/mL </w:t>
        </w:r>
        <w:proofErr w:type="spellStart"/>
        <w:r>
          <w:t>e</w:t>
        </w:r>
        <w:r w:rsidRPr="002F3DA5">
          <w:t>thidium</w:t>
        </w:r>
        <w:proofErr w:type="spellEnd"/>
        <w:r w:rsidRPr="002F3DA5">
          <w:t xml:space="preserve"> </w:t>
        </w:r>
        <w:r>
          <w:t>b</w:t>
        </w:r>
        <w:r w:rsidRPr="002F3DA5">
          <w:t xml:space="preserve">romide </w:t>
        </w:r>
        <w:r>
          <w:t xml:space="preserve">staining solution </w:t>
        </w:r>
        <w:r w:rsidRPr="002F3DA5">
          <w:t>for 30 min</w:t>
        </w:r>
        <w:r>
          <w:t>utes.</w:t>
        </w:r>
        <w:r w:rsidRPr="006B4C7F">
          <w:t xml:space="preserve"> </w:t>
        </w:r>
      </w:ins>
    </w:p>
    <w:tbl>
      <w:tblPr>
        <w:tblpPr w:leftFromText="181" w:rightFromText="181" w:vertAnchor="text" w:horzAnchor="page" w:tblpX="4969" w:tblpY="-7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764"/>
        <w:gridCol w:w="3297"/>
      </w:tblGrid>
      <w:tr w:rsidR="0026577C" w:rsidRPr="006836C2" w14:paraId="669BBB11" w14:textId="77777777" w:rsidTr="00C4409F">
        <w:trPr>
          <w:trHeight w:val="776"/>
          <w:ins w:id="905" w:author="Xochitl Morgan" w:date="2018-02-22T14:40:00Z"/>
        </w:trPr>
        <w:tc>
          <w:tcPr>
            <w:tcW w:w="1764" w:type="dxa"/>
          </w:tcPr>
          <w:p w14:paraId="42415CB4" w14:textId="77777777" w:rsidR="00D9360F" w:rsidRPr="0078002A" w:rsidRDefault="00D9360F" w:rsidP="0026577C">
            <w:pPr>
              <w:pStyle w:val="BodyText"/>
              <w:rPr>
                <w:ins w:id="906" w:author="Xochitl Morgan" w:date="2018-02-22T14:40:00Z"/>
                <w:b/>
              </w:rPr>
            </w:pPr>
            <w:r>
              <w:rPr>
                <w:b/>
                <w:noProof/>
                <w:lang w:val="en-US"/>
                <w:rPrChange w:id="907" w:author="Unknown">
                  <w:rPr>
                    <w:noProof/>
                    <w:lang w:val="en-US"/>
                  </w:rPr>
                </w:rPrChange>
              </w:rPr>
              <w:drawing>
                <wp:inline distT="0" distB="0" distL="0" distR="0" wp14:anchorId="5EB3EA39" wp14:editId="372D75AF">
                  <wp:extent cx="906145" cy="906145"/>
                  <wp:effectExtent l="25400" t="0" r="8255" b="0"/>
                  <wp:docPr id="23" name="Picture 21" descr="toxic_6_1_large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xic_6_1_large copy"/>
                          <pic:cNvPicPr>
                            <a:picLocks noChangeAspect="1" noChangeArrowheads="1"/>
                          </pic:cNvPicPr>
                        </pic:nvPicPr>
                        <pic:blipFill>
                          <a:blip r:embed="rId15"/>
                          <a:srcRect/>
                          <a:stretch>
                            <a:fillRect/>
                          </a:stretch>
                        </pic:blipFill>
                        <pic:spPr bwMode="auto">
                          <a:xfrm>
                            <a:off x="0" y="0"/>
                            <a:ext cx="906145" cy="906145"/>
                          </a:xfrm>
                          <a:prstGeom prst="rect">
                            <a:avLst/>
                          </a:prstGeom>
                          <a:noFill/>
                          <a:ln w="9525">
                            <a:noFill/>
                            <a:miter lim="800000"/>
                            <a:headEnd/>
                            <a:tailEnd/>
                          </a:ln>
                        </pic:spPr>
                      </pic:pic>
                    </a:graphicData>
                  </a:graphic>
                </wp:inline>
              </w:drawing>
            </w:r>
          </w:p>
        </w:tc>
        <w:tc>
          <w:tcPr>
            <w:tcW w:w="3297" w:type="dxa"/>
          </w:tcPr>
          <w:p w14:paraId="608E3E41" w14:textId="77777777" w:rsidR="00D9360F" w:rsidRPr="006836C2" w:rsidRDefault="00D9360F" w:rsidP="0026577C">
            <w:pPr>
              <w:pStyle w:val="BodyText"/>
              <w:rPr>
                <w:ins w:id="908" w:author="Xochitl Morgan" w:date="2018-02-22T14:40:00Z"/>
                <w:b/>
              </w:rPr>
            </w:pPr>
          </w:p>
          <w:p w14:paraId="4BF72DC9" w14:textId="77777777" w:rsidR="00D9360F" w:rsidRPr="008851F3" w:rsidRDefault="00D9360F" w:rsidP="0026577C">
            <w:pPr>
              <w:pStyle w:val="BodyText"/>
              <w:jc w:val="center"/>
              <w:rPr>
                <w:ins w:id="909" w:author="Xochitl Morgan" w:date="2018-02-22T14:40:00Z"/>
                <w:b/>
                <w:sz w:val="22"/>
                <w:szCs w:val="22"/>
              </w:rPr>
            </w:pPr>
            <w:proofErr w:type="spellStart"/>
            <w:ins w:id="910" w:author="Xochitl Morgan" w:date="2018-02-22T14:40:00Z">
              <w:r w:rsidRPr="008851F3">
                <w:rPr>
                  <w:b/>
                  <w:sz w:val="22"/>
                  <w:szCs w:val="22"/>
                </w:rPr>
                <w:t>Ethidium</w:t>
              </w:r>
              <w:proofErr w:type="spellEnd"/>
              <w:r w:rsidRPr="008851F3">
                <w:rPr>
                  <w:b/>
                  <w:sz w:val="22"/>
                  <w:szCs w:val="22"/>
                </w:rPr>
                <w:t xml:space="preserve"> Bromide is a mutagen and carcinogen.  </w:t>
              </w:r>
            </w:ins>
          </w:p>
          <w:p w14:paraId="64A4609E" w14:textId="77777777" w:rsidR="00D9360F" w:rsidRPr="008851F3" w:rsidRDefault="00D9360F" w:rsidP="0026577C">
            <w:pPr>
              <w:pStyle w:val="BodyText"/>
              <w:jc w:val="center"/>
              <w:rPr>
                <w:ins w:id="911" w:author="Xochitl Morgan" w:date="2018-02-22T14:40:00Z"/>
                <w:b/>
                <w:sz w:val="22"/>
                <w:szCs w:val="22"/>
              </w:rPr>
            </w:pPr>
            <w:ins w:id="912" w:author="Xochitl Morgan" w:date="2018-02-22T14:40:00Z">
              <w:r w:rsidRPr="008851F3">
                <w:rPr>
                  <w:b/>
                  <w:sz w:val="22"/>
                  <w:szCs w:val="22"/>
                </w:rPr>
                <w:t>Wear gloves when staining gel or handling stained gel.</w:t>
              </w:r>
            </w:ins>
          </w:p>
          <w:p w14:paraId="111B7D1F" w14:textId="77777777" w:rsidR="00D9360F" w:rsidRPr="006836C2" w:rsidRDefault="00D9360F" w:rsidP="0026577C">
            <w:pPr>
              <w:pStyle w:val="BodyText"/>
              <w:rPr>
                <w:ins w:id="913" w:author="Xochitl Morgan" w:date="2018-02-22T14:40:00Z"/>
                <w:b/>
              </w:rPr>
            </w:pPr>
          </w:p>
        </w:tc>
      </w:tr>
    </w:tbl>
    <w:p w14:paraId="6BD2CA3E" w14:textId="38DDA4E6" w:rsidR="00D9360F" w:rsidRPr="00AC1A09" w:rsidRDefault="00D9360F" w:rsidP="00AC1A09">
      <w:pPr>
        <w:numPr>
          <w:ilvl w:val="0"/>
          <w:numId w:val="33"/>
        </w:numPr>
        <w:spacing w:before="200" w:after="0"/>
        <w:jc w:val="left"/>
        <w:rPr>
          <w:ins w:id="914" w:author="Xochitl Morgan" w:date="2018-02-22T14:40:00Z"/>
          <w:i/>
        </w:rPr>
      </w:pPr>
      <w:ins w:id="915" w:author="Xochitl Morgan" w:date="2018-02-22T14:40:00Z">
        <w:r w:rsidRPr="002F3DA5">
          <w:t xml:space="preserve">Pour off </w:t>
        </w:r>
        <w:proofErr w:type="spellStart"/>
        <w:r>
          <w:t>ethidium</w:t>
        </w:r>
        <w:proofErr w:type="spellEnd"/>
        <w:r>
          <w:t xml:space="preserve"> bromide staining solution into the correct discard container.</w:t>
        </w:r>
      </w:ins>
    </w:p>
    <w:p w14:paraId="10A5A529" w14:textId="77777777" w:rsidR="00D9360F" w:rsidRPr="002F3DA5" w:rsidRDefault="00D9360F" w:rsidP="0026577C">
      <w:pPr>
        <w:spacing w:before="200" w:after="0"/>
        <w:rPr>
          <w:ins w:id="916" w:author="Xochitl Morgan" w:date="2018-02-22T14:40:00Z"/>
        </w:rPr>
      </w:pPr>
    </w:p>
    <w:p w14:paraId="377275B3" w14:textId="3344B43E" w:rsidR="00D9360F" w:rsidRPr="00AC1A09" w:rsidRDefault="00D9360F" w:rsidP="00AC1A09">
      <w:pPr>
        <w:pStyle w:val="ListParagraph"/>
        <w:numPr>
          <w:ilvl w:val="0"/>
          <w:numId w:val="33"/>
        </w:numPr>
        <w:rPr>
          <w:ins w:id="917" w:author="Xochitl Morgan" w:date="2018-02-22T14:40:00Z"/>
          <w:i/>
        </w:rPr>
      </w:pPr>
      <w:ins w:id="918" w:author="Xochitl Morgan" w:date="2018-02-22T14:40:00Z">
        <w:r w:rsidRPr="002F3DA5">
          <w:t xml:space="preserve">With the help of </w:t>
        </w:r>
        <w:r>
          <w:t>a Demonstrator, photograph gel.</w:t>
        </w:r>
      </w:ins>
    </w:p>
    <w:p w14:paraId="3D1A1A89" w14:textId="77777777" w:rsidR="00D9360F" w:rsidRDefault="00D9360F" w:rsidP="00D9360F">
      <w:pPr>
        <w:rPr>
          <w:ins w:id="919" w:author="Xochitl Morgan" w:date="2018-02-22T14:40:00Z"/>
        </w:rPr>
      </w:pPr>
    </w:p>
    <w:p w14:paraId="2D78D0B0" w14:textId="77777777" w:rsidR="00D9360F" w:rsidRDefault="00D9360F" w:rsidP="0058465E">
      <w:pPr>
        <w:pBdr>
          <w:top w:val="single" w:sz="4" w:space="1" w:color="auto"/>
          <w:left w:val="single" w:sz="4" w:space="4" w:color="auto"/>
          <w:bottom w:val="single" w:sz="4" w:space="1" w:color="auto"/>
          <w:right w:val="single" w:sz="4" w:space="4" w:color="auto"/>
        </w:pBdr>
        <w:spacing w:before="120" w:after="0"/>
        <w:rPr>
          <w:ins w:id="920" w:author="Xochitl Morgan" w:date="2018-02-22T14:40:00Z"/>
          <w:b/>
          <w:i/>
        </w:rPr>
      </w:pPr>
    </w:p>
    <w:p w14:paraId="0EEABE64" w14:textId="77777777" w:rsidR="00D9360F" w:rsidRPr="000E2032" w:rsidRDefault="00D9360F" w:rsidP="0058465E">
      <w:pPr>
        <w:pBdr>
          <w:top w:val="single" w:sz="4" w:space="1" w:color="auto"/>
          <w:left w:val="single" w:sz="4" w:space="4" w:color="auto"/>
          <w:bottom w:val="single" w:sz="4" w:space="1" w:color="auto"/>
          <w:right w:val="single" w:sz="4" w:space="4" w:color="auto"/>
        </w:pBdr>
        <w:rPr>
          <w:ins w:id="921" w:author="Xochitl Morgan" w:date="2018-02-22T14:40:00Z"/>
          <w:b/>
          <w:i/>
        </w:rPr>
      </w:pPr>
      <w:ins w:id="922" w:author="Xochitl Morgan" w:date="2018-02-22T14:40:00Z">
        <w:r w:rsidRPr="000E2032">
          <w:rPr>
            <w:b/>
            <w:i/>
          </w:rPr>
          <w:t>Special Disposal Notes:</w:t>
        </w:r>
      </w:ins>
    </w:p>
    <w:p w14:paraId="5E96BC9F" w14:textId="77777777" w:rsidR="00D9360F" w:rsidRDefault="00D9360F" w:rsidP="0058465E">
      <w:pPr>
        <w:pStyle w:val="ListParagraph"/>
        <w:numPr>
          <w:ilvl w:val="0"/>
          <w:numId w:val="66"/>
        </w:numPr>
        <w:pBdr>
          <w:top w:val="single" w:sz="4" w:space="1" w:color="auto"/>
          <w:left w:val="single" w:sz="4" w:space="4" w:color="auto"/>
          <w:bottom w:val="single" w:sz="4" w:space="1" w:color="auto"/>
          <w:right w:val="single" w:sz="4" w:space="4" w:color="auto"/>
        </w:pBdr>
        <w:rPr>
          <w:ins w:id="923" w:author="Xochitl Morgan" w:date="2018-02-22T14:40:00Z"/>
        </w:rPr>
      </w:pPr>
      <w:ins w:id="924" w:author="Xochitl Morgan" w:date="2018-02-22T14:40:00Z">
        <w:r>
          <w:t xml:space="preserve">Pour used TAE buffer into the </w:t>
        </w:r>
        <w:proofErr w:type="spellStart"/>
        <w:r>
          <w:t>labelled</w:t>
        </w:r>
        <w:proofErr w:type="spellEnd"/>
        <w:r>
          <w:t xml:space="preserve"> 1x TAE discard containers.</w:t>
        </w:r>
      </w:ins>
    </w:p>
    <w:p w14:paraId="57CF05BD" w14:textId="77777777" w:rsidR="00D9360F" w:rsidRPr="002F3DA5" w:rsidRDefault="00D9360F" w:rsidP="0058465E">
      <w:pPr>
        <w:pStyle w:val="ListParagraph"/>
        <w:numPr>
          <w:ilvl w:val="0"/>
          <w:numId w:val="66"/>
        </w:numPr>
        <w:pBdr>
          <w:top w:val="single" w:sz="4" w:space="1" w:color="auto"/>
          <w:left w:val="single" w:sz="4" w:space="4" w:color="auto"/>
          <w:bottom w:val="single" w:sz="4" w:space="1" w:color="auto"/>
          <w:right w:val="single" w:sz="4" w:space="4" w:color="auto"/>
        </w:pBdr>
        <w:rPr>
          <w:ins w:id="925" w:author="Xochitl Morgan" w:date="2018-02-22T14:40:00Z"/>
        </w:rPr>
      </w:pPr>
      <w:ins w:id="926" w:author="Xochitl Morgan" w:date="2018-02-22T14:40:00Z">
        <w:r w:rsidRPr="002F3DA5">
          <w:t xml:space="preserve">Dispose of stained gels in the </w:t>
        </w:r>
        <w:r>
          <w:t>special discard provided.</w:t>
        </w:r>
      </w:ins>
    </w:p>
    <w:p w14:paraId="3C1C05AB" w14:textId="77777777" w:rsidR="00D9360F" w:rsidRDefault="00D9360F" w:rsidP="0058465E">
      <w:pPr>
        <w:pStyle w:val="ListParagraph"/>
        <w:numPr>
          <w:ilvl w:val="0"/>
          <w:numId w:val="66"/>
        </w:numPr>
        <w:pBdr>
          <w:top w:val="single" w:sz="4" w:space="1" w:color="auto"/>
          <w:left w:val="single" w:sz="4" w:space="4" w:color="auto"/>
          <w:bottom w:val="single" w:sz="4" w:space="1" w:color="auto"/>
          <w:right w:val="single" w:sz="4" w:space="4" w:color="auto"/>
        </w:pBdr>
        <w:rPr>
          <w:ins w:id="927" w:author="Xochitl Morgan" w:date="2018-02-22T14:40:00Z"/>
        </w:rPr>
      </w:pPr>
      <w:ins w:id="928" w:author="Xochitl Morgan" w:date="2018-02-22T14:40:00Z">
        <w:r>
          <w:t>Discard</w:t>
        </w:r>
        <w:r w:rsidRPr="002F3DA5">
          <w:t xml:space="preserve"> used </w:t>
        </w:r>
        <w:proofErr w:type="spellStart"/>
        <w:r>
          <w:t>ethidium</w:t>
        </w:r>
        <w:proofErr w:type="spellEnd"/>
        <w:r>
          <w:t xml:space="preserve"> bromide</w:t>
        </w:r>
        <w:r w:rsidRPr="002F3DA5">
          <w:t xml:space="preserve"> </w:t>
        </w:r>
        <w:r>
          <w:t xml:space="preserve">staining </w:t>
        </w:r>
        <w:r w:rsidRPr="002F3DA5">
          <w:t xml:space="preserve">solution </w:t>
        </w:r>
        <w:r>
          <w:t>in</w:t>
        </w:r>
        <w:r w:rsidRPr="002F3DA5">
          <w:t>to the flask on the bench so the solutio</w:t>
        </w:r>
        <w:r>
          <w:t>n can be decontaminated for you.</w:t>
        </w:r>
      </w:ins>
    </w:p>
    <w:p w14:paraId="1A123B14" w14:textId="77777777" w:rsidR="00D9360F" w:rsidRDefault="00D9360F" w:rsidP="0058465E">
      <w:pPr>
        <w:pStyle w:val="ListParagraph"/>
        <w:numPr>
          <w:ilvl w:val="0"/>
          <w:numId w:val="66"/>
        </w:numPr>
        <w:pBdr>
          <w:top w:val="single" w:sz="4" w:space="1" w:color="auto"/>
          <w:left w:val="single" w:sz="4" w:space="4" w:color="auto"/>
          <w:bottom w:val="single" w:sz="4" w:space="1" w:color="auto"/>
          <w:right w:val="single" w:sz="4" w:space="4" w:color="auto"/>
        </w:pBdr>
        <w:rPr>
          <w:ins w:id="929" w:author="Xochitl Morgan" w:date="2018-02-22T14:40:00Z"/>
        </w:rPr>
      </w:pPr>
      <w:ins w:id="930" w:author="Xochitl Morgan" w:date="2018-02-22T14:40:00Z">
        <w:r>
          <w:t>Place used gel equipment on trolley.</w:t>
        </w:r>
      </w:ins>
    </w:p>
    <w:p w14:paraId="48712C75" w14:textId="77777777" w:rsidR="00D9360F" w:rsidRPr="002F3DA5" w:rsidRDefault="00D9360F" w:rsidP="0058465E">
      <w:pPr>
        <w:pStyle w:val="ListParagraph"/>
        <w:numPr>
          <w:ilvl w:val="0"/>
          <w:numId w:val="66"/>
        </w:numPr>
        <w:pBdr>
          <w:top w:val="single" w:sz="4" w:space="1" w:color="auto"/>
          <w:left w:val="single" w:sz="4" w:space="4" w:color="auto"/>
          <w:bottom w:val="single" w:sz="4" w:space="1" w:color="auto"/>
          <w:right w:val="single" w:sz="4" w:space="4" w:color="auto"/>
        </w:pBdr>
        <w:rPr>
          <w:ins w:id="931" w:author="Xochitl Morgan" w:date="2018-02-22T14:40:00Z"/>
        </w:rPr>
      </w:pPr>
      <w:ins w:id="932" w:author="Xochitl Morgan" w:date="2018-02-22T14:40:00Z">
        <w:r>
          <w:t>Leftover loading dye needs to be placed in the “used reagents” discard.</w:t>
        </w:r>
      </w:ins>
    </w:p>
    <w:p w14:paraId="38C35534" w14:textId="6768F354" w:rsidR="00D9360F" w:rsidRPr="00871B78" w:rsidRDefault="009358F8" w:rsidP="0058465E">
      <w:pPr>
        <w:pBdr>
          <w:top w:val="single" w:sz="4" w:space="1" w:color="auto"/>
          <w:left w:val="single" w:sz="4" w:space="4" w:color="auto"/>
          <w:bottom w:val="single" w:sz="4" w:space="1" w:color="auto"/>
          <w:right w:val="single" w:sz="4" w:space="4" w:color="auto"/>
        </w:pBdr>
        <w:rPr>
          <w:ins w:id="933" w:author="Xochitl Morgan" w:date="2018-02-22T14:40:00Z"/>
        </w:rPr>
      </w:pPr>
      <w:ins w:id="934" w:author="Xochitl Morgan" w:date="2018-02-23T10:55:00Z">
        <w:r>
          <w:rPr>
            <w:noProof/>
          </w:rPr>
          <mc:AlternateContent>
            <mc:Choice Requires="wps">
              <w:drawing>
                <wp:anchor distT="0" distB="0" distL="114300" distR="114300" simplePos="0" relativeHeight="251697152" behindDoc="0" locked="0" layoutInCell="1" allowOverlap="1" wp14:anchorId="3EB269F5" wp14:editId="3FA4E583">
                  <wp:simplePos x="0" y="0"/>
                  <wp:positionH relativeFrom="column">
                    <wp:posOffset>114300</wp:posOffset>
                  </wp:positionH>
                  <wp:positionV relativeFrom="paragraph">
                    <wp:posOffset>21590</wp:posOffset>
                  </wp:positionV>
                  <wp:extent cx="2286000" cy="4572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2286000" cy="45720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685C281A" w14:textId="524F8326" w:rsidR="00840E13" w:rsidRPr="000B5416" w:rsidRDefault="00840E13" w:rsidP="009358F8">
                              <w:pPr>
                                <w:pStyle w:val="Caption"/>
                                <w:rPr>
                                  <w:noProof/>
                                  <w:sz w:val="22"/>
                                  <w:szCs w:val="22"/>
                                </w:rPr>
                              </w:pPr>
                              <w:proofErr w:type="gramStart"/>
                              <w:ins w:id="935" w:author="Xochitl Morgan" w:date="2018-02-23T10:55:00Z">
                                <w:r>
                                  <w:t xml:space="preserve">Figure </w:t>
                                </w:r>
                                <w:r>
                                  <w:fldChar w:fldCharType="begin"/>
                                </w:r>
                                <w:r>
                                  <w:instrText xml:space="preserve"> SEQ Figure \* ARABIC </w:instrText>
                                </w:r>
                              </w:ins>
                              <w:r>
                                <w:fldChar w:fldCharType="separate"/>
                              </w:r>
                              <w:ins w:id="936" w:author="Xochitl Morgan" w:date="2018-02-23T10:55:00Z">
                                <w:r>
                                  <w:rPr>
                                    <w:noProof/>
                                  </w:rPr>
                                  <w:t>2</w:t>
                                </w:r>
                                <w:r>
                                  <w:fldChar w:fldCharType="end"/>
                                </w:r>
                                <w:r>
                                  <w:t>.</w:t>
                                </w:r>
                                <w:proofErr w:type="gramEnd"/>
                                <w:r>
                                  <w:t xml:space="preserve"> The Track It 1 </w:t>
                                </w:r>
                                <w:proofErr w:type="gramStart"/>
                                <w:r>
                                  <w:t>kb</w:t>
                                </w:r>
                                <w:proofErr w:type="gramEnd"/>
                                <w:r>
                                  <w:t xml:space="preserve"> DNA standard</w:t>
                                </w:r>
                              </w:ins>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6" o:spid="_x0000_s1026" type="#_x0000_t202" style="position:absolute;left:0;text-align:left;margin-left:9pt;margin-top:1.7pt;width:180pt;height:36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" stroked="f">
                  <v:textbox inset="0,0,0,0">
                    <w:txbxContent>
                      <w:p w14:paraId="685C281A" w14:textId="524F8326" w:rsidR="000365D9" w:rsidRPr="000B5416" w:rsidRDefault="000365D9" w:rsidP="009358F8">
                        <w:pPr>
                          <w:pStyle w:val="Caption"/>
                          <w:rPr>
                            <w:noProof/>
                            <w:sz w:val="22"/>
                            <w:szCs w:val="22"/>
                          </w:rPr>
                        </w:pPr>
                        <w:proofErr w:type="gramStart"/>
                        <w:ins w:id="938" w:author="Xochitl Morgan" w:date="2018-02-23T10:55:00Z">
                          <w:r>
                            <w:t xml:space="preserve">Figure </w:t>
                          </w:r>
                          <w:r>
                            <w:fldChar w:fldCharType="begin"/>
                          </w:r>
                          <w:r>
                            <w:instrText xml:space="preserve"> SEQ Figure \* ARABIC </w:instrText>
                          </w:r>
                        </w:ins>
                        <w:r>
                          <w:fldChar w:fldCharType="separate"/>
                        </w:r>
                        <w:ins w:id="939" w:author="Xochitl Morgan" w:date="2018-02-23T10:55:00Z">
                          <w:r>
                            <w:rPr>
                              <w:noProof/>
                            </w:rPr>
                            <w:t>2</w:t>
                          </w:r>
                          <w:r>
                            <w:fldChar w:fldCharType="end"/>
                          </w:r>
                          <w:r>
                            <w:t>.</w:t>
                          </w:r>
                          <w:proofErr w:type="gramEnd"/>
                          <w:r>
                            <w:t xml:space="preserve"> The Track It 1 </w:t>
                          </w:r>
                          <w:proofErr w:type="gramStart"/>
                          <w:r>
                            <w:t>kb</w:t>
                          </w:r>
                          <w:proofErr w:type="gramEnd"/>
                          <w:r>
                            <w:t xml:space="preserve"> DNA standard</w:t>
                          </w:r>
                        </w:ins>
                      </w:p>
                    </w:txbxContent>
                  </v:textbox>
                  <w10:wrap type="square"/>
                </v:shape>
              </w:pict>
            </mc:Fallback>
          </mc:AlternateContent>
        </w:r>
      </w:ins>
    </w:p>
    <w:p w14:paraId="38A8776B" w14:textId="77777777" w:rsidR="00D9360F" w:rsidRDefault="00D9360F" w:rsidP="00D9360F">
      <w:pPr>
        <w:rPr>
          <w:ins w:id="937" w:author="Xochitl Morgan" w:date="2018-02-22T14:40:00Z"/>
          <w:i/>
        </w:rPr>
      </w:pPr>
    </w:p>
    <w:p w14:paraId="63DC9A94" w14:textId="08134C76" w:rsidR="00D9360F" w:rsidRDefault="00B2765D" w:rsidP="00D9360F">
      <w:pPr>
        <w:rPr>
          <w:ins w:id="938" w:author="Xochitl Morgan" w:date="2018-02-22T14:40:00Z"/>
        </w:rPr>
      </w:pPr>
      <w:ins w:id="939" w:author="Xochitl Morgan" w:date="2018-02-22T14:40:00Z">
        <w:r>
          <w:rPr>
            <w:noProof/>
          </w:rPr>
          <w:drawing>
            <wp:anchor distT="0" distB="0" distL="114300" distR="114300" simplePos="0" relativeHeight="251695104" behindDoc="0" locked="0" layoutInCell="1" allowOverlap="1" wp14:anchorId="66088068" wp14:editId="596FA13A">
              <wp:simplePos x="0" y="0"/>
              <wp:positionH relativeFrom="column">
                <wp:posOffset>-1828800</wp:posOffset>
              </wp:positionH>
              <wp:positionV relativeFrom="paragraph">
                <wp:posOffset>45085</wp:posOffset>
              </wp:positionV>
              <wp:extent cx="1016000" cy="2387600"/>
              <wp:effectExtent l="0" t="0" r="0" b="0"/>
              <wp:wrapSquare wrapText="bothSides"/>
              <wp:docPr id="4" name="Picture 235" descr="TrackIt 1kb plus marker 19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descr="TrackIt 1kb plus marker 190609"/>
                      <pic:cNvPicPr>
                        <a:picLocks noChangeAspect="1" noChangeArrowheads="1"/>
                      </pic:cNvPicPr>
                    </pic:nvPicPr>
                    <pic:blipFill>
                      <a:blip r:embed="rId16"/>
                      <a:srcRect/>
                      <a:stretch>
                        <a:fillRect/>
                      </a:stretch>
                    </pic:blipFill>
                    <pic:spPr bwMode="auto">
                      <a:xfrm>
                        <a:off x="0" y="0"/>
                        <a:ext cx="1016000" cy="2387600"/>
                      </a:xfrm>
                      <a:prstGeom prst="rect">
                        <a:avLst/>
                      </a:prstGeom>
                      <a:noFill/>
                      <a:ln w="9525">
                        <a:noFill/>
                        <a:miter lim="800000"/>
                        <a:headEnd/>
                        <a:tailEnd/>
                      </a:ln>
                    </pic:spPr>
                  </pic:pic>
                </a:graphicData>
              </a:graphic>
            </wp:anchor>
          </w:drawing>
        </w:r>
      </w:ins>
    </w:p>
    <w:p w14:paraId="21231987" w14:textId="61F21DB1" w:rsidR="00D9360F" w:rsidRDefault="00D9360F" w:rsidP="00D9360F">
      <w:pPr>
        <w:rPr>
          <w:ins w:id="940" w:author="Xochitl Morgan" w:date="2018-02-22T14:40:00Z"/>
        </w:rPr>
      </w:pPr>
    </w:p>
    <w:p w14:paraId="5A9709E3" w14:textId="77777777" w:rsidR="00D9360F" w:rsidRDefault="00D9360F" w:rsidP="00D9360F">
      <w:pPr>
        <w:rPr>
          <w:ins w:id="941" w:author="Xochitl Morgan" w:date="2018-02-22T14:40:00Z"/>
        </w:rPr>
      </w:pPr>
    </w:p>
    <w:p w14:paraId="6F632BFE" w14:textId="77777777" w:rsidR="00D9360F" w:rsidRDefault="00D9360F" w:rsidP="00D9360F">
      <w:pPr>
        <w:rPr>
          <w:ins w:id="942" w:author="Xochitl Morgan" w:date="2018-02-22T14:40:00Z"/>
        </w:rPr>
      </w:pPr>
    </w:p>
    <w:p w14:paraId="4A9BAA01" w14:textId="77777777" w:rsidR="00D9360F" w:rsidRDefault="00D9360F" w:rsidP="00D9360F">
      <w:pPr>
        <w:rPr>
          <w:ins w:id="943" w:author="Xochitl Morgan" w:date="2018-02-22T14:40:00Z"/>
        </w:rPr>
      </w:pPr>
    </w:p>
    <w:p w14:paraId="50D5D695" w14:textId="77777777" w:rsidR="00D9360F" w:rsidRDefault="00D9360F" w:rsidP="00D9360F">
      <w:pPr>
        <w:rPr>
          <w:ins w:id="944" w:author="Xochitl Morgan" w:date="2018-02-22T14:40:00Z"/>
        </w:rPr>
      </w:pPr>
    </w:p>
    <w:p w14:paraId="3695F363" w14:textId="77777777" w:rsidR="00D9360F" w:rsidRDefault="00D9360F" w:rsidP="00D9360F">
      <w:pPr>
        <w:rPr>
          <w:ins w:id="945" w:author="Xochitl Morgan" w:date="2018-02-22T14:40:00Z"/>
        </w:rPr>
      </w:pPr>
    </w:p>
    <w:p w14:paraId="31A6EDF7" w14:textId="77777777" w:rsidR="00D9360F" w:rsidRDefault="00D9360F" w:rsidP="00D9360F">
      <w:pPr>
        <w:rPr>
          <w:ins w:id="946" w:author="Xochitl Morgan" w:date="2018-02-22T14:40:00Z"/>
        </w:rPr>
      </w:pPr>
    </w:p>
    <w:p w14:paraId="6C03DDC4" w14:textId="77777777" w:rsidR="00D9360F" w:rsidRDefault="00D9360F" w:rsidP="00D9360F">
      <w:pPr>
        <w:rPr>
          <w:ins w:id="947" w:author="Xochitl Morgan" w:date="2018-02-22T14:40:00Z"/>
        </w:rPr>
      </w:pPr>
    </w:p>
    <w:p w14:paraId="6B5F9B84" w14:textId="77777777" w:rsidR="00D9360F" w:rsidRDefault="00D9360F" w:rsidP="00D9360F">
      <w:pPr>
        <w:rPr>
          <w:ins w:id="948" w:author="Xochitl Morgan" w:date="2018-02-22T14:40:00Z"/>
        </w:rPr>
      </w:pPr>
    </w:p>
    <w:p w14:paraId="4DDE05C6" w14:textId="77777777" w:rsidR="00D9360F" w:rsidRDefault="00D9360F" w:rsidP="00D9360F">
      <w:pPr>
        <w:rPr>
          <w:ins w:id="949" w:author="Xochitl Morgan" w:date="2018-02-22T14:40:00Z"/>
        </w:rPr>
      </w:pPr>
    </w:p>
    <w:p w14:paraId="59904948" w14:textId="77777777" w:rsidR="00D9360F" w:rsidRDefault="00D9360F" w:rsidP="00D9360F">
      <w:pPr>
        <w:rPr>
          <w:ins w:id="950" w:author="Xochitl Morgan" w:date="2018-02-22T14:40:00Z"/>
        </w:rPr>
      </w:pPr>
    </w:p>
    <w:p w14:paraId="0F582C85" w14:textId="77777777" w:rsidR="00D9360F" w:rsidRDefault="00D9360F" w:rsidP="00D9360F">
      <w:pPr>
        <w:rPr>
          <w:ins w:id="951" w:author="Xochitl Morgan" w:date="2018-02-22T14:40:00Z"/>
        </w:rPr>
      </w:pPr>
    </w:p>
    <w:p w14:paraId="44B0AA3B" w14:textId="77777777" w:rsidR="00D9360F" w:rsidRDefault="00D9360F" w:rsidP="00D9360F">
      <w:pPr>
        <w:rPr>
          <w:ins w:id="952" w:author="Xochitl Morgan" w:date="2018-02-22T14:40:00Z"/>
        </w:rPr>
      </w:pPr>
    </w:p>
    <w:p w14:paraId="3BA67AF8" w14:textId="1871FB3A" w:rsidR="004A2DC4" w:rsidRDefault="004A2DC4" w:rsidP="00BF7E1E"/>
    <w:p w14:paraId="29372A4C" w14:textId="301845C9" w:rsidR="004A2DC4" w:rsidRDefault="00E54822" w:rsidP="00356B31">
      <w:pPr>
        <w:pStyle w:val="Heading4"/>
        <w:rPr>
          <w:ins w:id="953" w:author="Xochitl Morgan" w:date="2018-02-23T10:42:00Z"/>
        </w:rPr>
      </w:pPr>
      <w:bookmarkStart w:id="954" w:name="_Quantification_of_samples"/>
      <w:bookmarkStart w:id="955" w:name="_Quantification_of_samples_1"/>
      <w:bookmarkEnd w:id="954"/>
      <w:bookmarkEnd w:id="955"/>
      <w:r>
        <w:t>Quantification of samples</w:t>
      </w:r>
    </w:p>
    <w:p w14:paraId="5DD6FE88" w14:textId="77777777" w:rsidR="00A70F84" w:rsidRPr="00A70F84" w:rsidRDefault="00A70F84" w:rsidP="00A70F84">
      <w:pPr>
        <w:rPr>
          <w:ins w:id="956" w:author="Xochitl Morgan" w:date="2018-02-23T10:42:00Z"/>
        </w:rPr>
      </w:pPr>
    </w:p>
    <w:p w14:paraId="76ECB31D" w14:textId="52C6422E" w:rsidR="002C7777" w:rsidRDefault="002C7777" w:rsidP="002C7777">
      <w:pPr>
        <w:rPr>
          <w:ins w:id="957" w:author="Xochitl Morgan" w:date="2018-02-23T10:42:00Z"/>
        </w:rPr>
      </w:pPr>
      <w:ins w:id="958" w:author="Xochitl Morgan" w:date="2018-02-23T10:42:00Z">
        <w:r>
          <w:t xml:space="preserve">Determine the quantity (concentration) and quality of your genomic DNA preparations from each sample using the </w:t>
        </w:r>
        <w:proofErr w:type="spellStart"/>
        <w:r>
          <w:t>Nanodrop</w:t>
        </w:r>
        <w:proofErr w:type="spellEnd"/>
        <w:r>
          <w:t xml:space="preserve"> (</w:t>
        </w:r>
      </w:ins>
      <w:ins w:id="959" w:author="Xochitl Morgan" w:date="2018-02-23T10:46:00Z">
        <w:r w:rsidR="00575BFB">
          <w:t>a spectrophotometer that uses extremely low volumes</w:t>
        </w:r>
      </w:ins>
      <w:ins w:id="960" w:author="Xochitl Morgan" w:date="2018-02-23T10:42:00Z">
        <w:r>
          <w:t xml:space="preserve">), and on the </w:t>
        </w:r>
        <w:proofErr w:type="spellStart"/>
        <w:r>
          <w:t>Qubit</w:t>
        </w:r>
        <w:proofErr w:type="spellEnd"/>
        <w:r>
          <w:t xml:space="preserve"> </w:t>
        </w:r>
        <w:proofErr w:type="spellStart"/>
        <w:r>
          <w:t>fluorimeter</w:t>
        </w:r>
        <w:proofErr w:type="spellEnd"/>
        <w:r>
          <w:t>.</w:t>
        </w:r>
      </w:ins>
      <w:ins w:id="961" w:author="Xochitl Morgan" w:date="2018-02-23T10:47:00Z">
        <w:r w:rsidR="00FA0D78">
          <w:t xml:space="preserve"> Spectrophotometry quantifies DNA, RNA, and protein by measuring the amount of UV light of wavelength 260 (or 280 nm</w:t>
        </w:r>
      </w:ins>
      <w:ins w:id="962" w:author="Xochitl Morgan" w:date="2018-02-23T10:49:00Z">
        <w:r w:rsidR="00335D66">
          <w:t xml:space="preserve"> for protein</w:t>
        </w:r>
      </w:ins>
      <w:ins w:id="963" w:author="Xochitl Morgan" w:date="2018-02-23T10:47:00Z">
        <w:r w:rsidR="00FA0D78">
          <w:t xml:space="preserve">) </w:t>
        </w:r>
      </w:ins>
      <w:ins w:id="964" w:author="Xochitl Morgan" w:date="2018-02-23T10:48:00Z">
        <w:r w:rsidR="00FA0D78">
          <w:t xml:space="preserve">absorbed by a sample, which is proportional to the quantity of nucleic acid or protein in the solution. </w:t>
        </w:r>
      </w:ins>
      <w:ins w:id="965" w:author="Xochitl Morgan" w:date="2018-02-23T10:50:00Z">
        <w:r w:rsidR="002B5E1E">
          <w:t xml:space="preserve"> </w:t>
        </w:r>
        <w:proofErr w:type="spellStart"/>
        <w:r w:rsidR="002B5E1E">
          <w:t>Fluorimeters</w:t>
        </w:r>
        <w:proofErr w:type="spellEnd"/>
        <w:r w:rsidR="002B5E1E">
          <w:t xml:space="preserve"> quantify the intensity of </w:t>
        </w:r>
      </w:ins>
      <w:ins w:id="966" w:author="Xochitl Morgan" w:date="2018-02-23T10:51:00Z">
        <w:r w:rsidR="005C051D">
          <w:t xml:space="preserve">a </w:t>
        </w:r>
      </w:ins>
      <w:ins w:id="967" w:author="Xochitl Morgan" w:date="2018-02-23T10:50:00Z">
        <w:r w:rsidR="002B5E1E">
          <w:t>fluores</w:t>
        </w:r>
        <w:r w:rsidR="000456C0">
          <w:t xml:space="preserve">cent dye that is mixed with a sample and binds to DNA. </w:t>
        </w:r>
      </w:ins>
    </w:p>
    <w:p w14:paraId="6A83D8A1" w14:textId="77777777" w:rsidR="00A70F84" w:rsidRDefault="00A70F84" w:rsidP="002C7777">
      <w:pPr>
        <w:rPr>
          <w:ins w:id="968" w:author="Xochitl Morgan" w:date="2018-02-23T10:42:00Z"/>
        </w:rPr>
      </w:pPr>
    </w:p>
    <w:p w14:paraId="71A05E16" w14:textId="0BFD8327" w:rsidR="002C7777" w:rsidRDefault="002C7777" w:rsidP="002C7777">
      <w:pPr>
        <w:pStyle w:val="ListParagraph"/>
        <w:numPr>
          <w:ilvl w:val="0"/>
          <w:numId w:val="67"/>
        </w:numPr>
        <w:rPr>
          <w:ins w:id="969" w:author="Xochitl Morgan" w:date="2018-02-23T10:42:00Z"/>
        </w:rPr>
      </w:pPr>
      <w:ins w:id="970" w:author="Xochitl Morgan" w:date="2018-02-23T10:42:00Z">
        <w:r>
          <w:t xml:space="preserve">Quantify </w:t>
        </w:r>
        <w:r>
          <w:rPr>
            <w:u w:val="single"/>
          </w:rPr>
          <w:t>all</w:t>
        </w:r>
        <w:r w:rsidRPr="006B3D84">
          <w:rPr>
            <w:u w:val="single"/>
          </w:rPr>
          <w:t xml:space="preserve"> </w:t>
        </w:r>
        <w:r>
          <w:rPr>
            <w:u w:val="single"/>
          </w:rPr>
          <w:t>the</w:t>
        </w:r>
        <w:r w:rsidRPr="006B3D84">
          <w:rPr>
            <w:u w:val="single"/>
          </w:rPr>
          <w:t xml:space="preserve"> </w:t>
        </w:r>
        <w:r>
          <w:rPr>
            <w:u w:val="single"/>
          </w:rPr>
          <w:t>undiluted</w:t>
        </w:r>
        <w:r w:rsidRPr="006B3D84">
          <w:rPr>
            <w:u w:val="single"/>
          </w:rPr>
          <w:t xml:space="preserve"> </w:t>
        </w:r>
        <w:r>
          <w:rPr>
            <w:u w:val="single"/>
          </w:rPr>
          <w:t>DNA extraction</w:t>
        </w:r>
        <w:r w:rsidRPr="006B3D84">
          <w:rPr>
            <w:u w:val="single"/>
          </w:rPr>
          <w:t xml:space="preserve"> samples</w:t>
        </w:r>
        <w:r>
          <w:rPr>
            <w:u w:val="single"/>
          </w:rPr>
          <w:t xml:space="preserve"> </w:t>
        </w:r>
        <w:r>
          <w:t xml:space="preserve">and </w:t>
        </w:r>
        <w:r>
          <w:rPr>
            <w:u w:val="single"/>
          </w:rPr>
          <w:t>the</w:t>
        </w:r>
        <w:r w:rsidRPr="006B3D84">
          <w:rPr>
            <w:u w:val="single"/>
          </w:rPr>
          <w:t xml:space="preserve"> </w:t>
        </w:r>
        <w:r>
          <w:rPr>
            <w:u w:val="single"/>
          </w:rPr>
          <w:t xml:space="preserve">diluted DNA samples </w:t>
        </w:r>
        <w:r>
          <w:t xml:space="preserve">on both the </w:t>
        </w:r>
        <w:proofErr w:type="spellStart"/>
        <w:r>
          <w:t>Nanodrop</w:t>
        </w:r>
        <w:proofErr w:type="spellEnd"/>
        <w:r>
          <w:t xml:space="preserve"> and the </w:t>
        </w:r>
        <w:proofErr w:type="spellStart"/>
        <w:r>
          <w:t>Qubit</w:t>
        </w:r>
        <w:proofErr w:type="spellEnd"/>
        <w:r>
          <w:t xml:space="preserve"> </w:t>
        </w:r>
        <w:proofErr w:type="spellStart"/>
        <w:r>
          <w:t>fluorimeter</w:t>
        </w:r>
        <w:proofErr w:type="spellEnd"/>
        <w:r w:rsidR="00D46D8D">
          <w:t xml:space="preserve"> according to the instructions below.</w:t>
        </w:r>
      </w:ins>
    </w:p>
    <w:p w14:paraId="30466A41" w14:textId="77777777" w:rsidR="002C7777" w:rsidRPr="002E60DE" w:rsidRDefault="002C7777" w:rsidP="002C7777">
      <w:pPr>
        <w:ind w:left="360"/>
        <w:rPr>
          <w:ins w:id="971" w:author="Xochitl Morgan" w:date="2018-02-23T10:42:00Z"/>
        </w:rPr>
      </w:pPr>
    </w:p>
    <w:p w14:paraId="1867079F" w14:textId="77777777" w:rsidR="002C7777" w:rsidRPr="00A70F84" w:rsidRDefault="002C7777" w:rsidP="00A70F84">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ins w:id="972" w:author="Xochitl Morgan" w:date="2018-02-23T10:42:00Z"/>
          <w:b/>
        </w:rPr>
      </w:pPr>
      <w:ins w:id="973" w:author="Xochitl Morgan" w:date="2018-02-23T10:42:00Z">
        <w:r w:rsidRPr="00A70F84">
          <w:rPr>
            <w:b/>
          </w:rPr>
          <w:t>Determining purity of your DNA extraction</w:t>
        </w:r>
      </w:ins>
    </w:p>
    <w:p w14:paraId="439C2798" w14:textId="77777777" w:rsidR="002C7777" w:rsidRDefault="002C7777" w:rsidP="00A70F84">
      <w:pPr>
        <w:pBdr>
          <w:top w:val="single" w:sz="4" w:space="1" w:color="auto"/>
          <w:left w:val="single" w:sz="4" w:space="4" w:color="auto"/>
          <w:bottom w:val="single" w:sz="4" w:space="1" w:color="auto"/>
          <w:right w:val="single" w:sz="4" w:space="4" w:color="auto"/>
        </w:pBdr>
        <w:shd w:val="clear" w:color="auto" w:fill="D9D9D9" w:themeFill="background1" w:themeFillShade="D9"/>
        <w:jc w:val="center"/>
        <w:rPr>
          <w:ins w:id="974" w:author="Xochitl Morgan" w:date="2018-02-23T10:42:00Z"/>
        </w:rPr>
      </w:pPr>
    </w:p>
    <w:p w14:paraId="1D4581AA" w14:textId="1339FA1F" w:rsidR="002C7777" w:rsidRDefault="002C7777" w:rsidP="007E3AE8">
      <w:pPr>
        <w:pBdr>
          <w:top w:val="single" w:sz="4" w:space="1" w:color="auto"/>
          <w:left w:val="single" w:sz="4" w:space="4" w:color="auto"/>
          <w:bottom w:val="single" w:sz="4" w:space="1" w:color="auto"/>
          <w:right w:val="single" w:sz="4" w:space="4" w:color="auto"/>
        </w:pBdr>
        <w:shd w:val="clear" w:color="auto" w:fill="D9D9D9" w:themeFill="background1" w:themeFillShade="D9"/>
        <w:rPr>
          <w:ins w:id="975" w:author="Xochitl Morgan" w:date="2018-02-23T10:42:00Z"/>
        </w:rPr>
      </w:pPr>
      <w:ins w:id="976" w:author="Xochitl Morgan" w:date="2018-02-23T10:42:00Z">
        <w:r>
          <w:t xml:space="preserve">The </w:t>
        </w:r>
        <w:proofErr w:type="spellStart"/>
        <w:r>
          <w:t>Nanodrop</w:t>
        </w:r>
        <w:proofErr w:type="spellEnd"/>
        <w:r>
          <w:t xml:space="preserve"> provides 260/280 and 260/230 ratios, which indicate the purity of your DNA after extraction.</w:t>
        </w:r>
      </w:ins>
      <w:ins w:id="977" w:author="Xochitl Morgan" w:date="2018-02-23T10:43:00Z">
        <w:r w:rsidR="00A70F84">
          <w:t xml:space="preserve"> </w:t>
        </w:r>
      </w:ins>
      <w:ins w:id="978" w:author="Xochitl Morgan" w:date="2018-02-23T10:42:00Z">
        <w:r>
          <w:t>A 260/280 ratio of ~1.8 is generally accepted as pure, whereas a lower ratio may correspond to protein contamination.</w:t>
        </w:r>
      </w:ins>
      <w:ins w:id="979" w:author="Xochitl Morgan" w:date="2018-02-23T10:43:00Z">
        <w:r w:rsidR="00A70F84">
          <w:t xml:space="preserve"> </w:t>
        </w:r>
      </w:ins>
      <w:ins w:id="980" w:author="Xochitl Morgan" w:date="2018-02-23T10:42:00Z">
        <w:r>
          <w:t>A 260/230 ratio of ~2.0-2.2 corresponds to purity, whereas a lower ratio may correspond to EDTA or carbohydrate contamination.</w:t>
        </w:r>
      </w:ins>
    </w:p>
    <w:p w14:paraId="0E8C1FD1" w14:textId="77777777" w:rsidR="002C7777" w:rsidRDefault="002C7777" w:rsidP="002C7777">
      <w:pPr>
        <w:rPr>
          <w:ins w:id="981" w:author="Xochitl Morgan" w:date="2018-02-23T10:42:00Z"/>
        </w:rPr>
      </w:pPr>
    </w:p>
    <w:p w14:paraId="30AD4C39" w14:textId="77777777" w:rsidR="002C7777" w:rsidRDefault="002C7777" w:rsidP="00D46D8D">
      <w:pPr>
        <w:pStyle w:val="Heading5"/>
        <w:rPr>
          <w:ins w:id="982" w:author="Xochitl Morgan" w:date="2018-02-23T10:42:00Z"/>
        </w:rPr>
      </w:pPr>
      <w:proofErr w:type="spellStart"/>
      <w:ins w:id="983" w:author="Xochitl Morgan" w:date="2018-02-23T10:42:00Z">
        <w:r>
          <w:t>Nanodrop</w:t>
        </w:r>
        <w:proofErr w:type="spellEnd"/>
        <w:r>
          <w:t xml:space="preserve"> instructions</w:t>
        </w:r>
      </w:ins>
    </w:p>
    <w:p w14:paraId="03520280" w14:textId="77777777" w:rsidR="002C7777" w:rsidRDefault="002C7777" w:rsidP="002C7777">
      <w:pPr>
        <w:rPr>
          <w:ins w:id="984" w:author="Xochitl Morgan" w:date="2018-02-23T10:42:00Z"/>
          <w:b/>
        </w:rPr>
      </w:pPr>
    </w:p>
    <w:p w14:paraId="7C36892A" w14:textId="77777777" w:rsidR="002C7777" w:rsidRPr="004C2EB8" w:rsidRDefault="002C7777" w:rsidP="00D46D8D">
      <w:pPr>
        <w:pStyle w:val="ListParagraph"/>
        <w:numPr>
          <w:ilvl w:val="0"/>
          <w:numId w:val="69"/>
        </w:numPr>
        <w:spacing w:after="240"/>
        <w:rPr>
          <w:ins w:id="985" w:author="Xochitl Morgan" w:date="2018-02-23T10:42:00Z"/>
        </w:rPr>
      </w:pPr>
      <w:ins w:id="986" w:author="Xochitl Morgan" w:date="2018-02-23T10:42:00Z">
        <w:r w:rsidRPr="004C2EB8">
          <w:t xml:space="preserve">With the sampling arm open, pipette </w:t>
        </w:r>
        <w:r>
          <w:t xml:space="preserve">2 </w:t>
        </w:r>
        <w:r>
          <w:rPr>
            <w:rFonts w:eastAsiaTheme="minorEastAsia" w:cs="Arial"/>
          </w:rPr>
          <w:t>µ</w:t>
        </w:r>
        <w:r>
          <w:t xml:space="preserve">L of </w:t>
        </w:r>
        <w:r w:rsidRPr="004C2EB8">
          <w:t>the sample onto the lower</w:t>
        </w:r>
        <w:r>
          <w:t xml:space="preserve"> </w:t>
        </w:r>
        <w:r w:rsidRPr="004C2EB8">
          <w:t>measurement pedestal.</w:t>
        </w:r>
      </w:ins>
    </w:p>
    <w:p w14:paraId="533917F4" w14:textId="77777777" w:rsidR="002C7777" w:rsidRPr="004C2EB8" w:rsidRDefault="002C7777" w:rsidP="00D46D8D">
      <w:pPr>
        <w:pStyle w:val="ListParagraph"/>
        <w:numPr>
          <w:ilvl w:val="0"/>
          <w:numId w:val="69"/>
        </w:numPr>
        <w:spacing w:after="240"/>
        <w:rPr>
          <w:ins w:id="987" w:author="Xochitl Morgan" w:date="2018-02-23T10:42:00Z"/>
        </w:rPr>
      </w:pPr>
      <w:ins w:id="988" w:author="Xochitl Morgan" w:date="2018-02-23T10:42:00Z">
        <w:r w:rsidRPr="004C2EB8">
          <w:t>Close the sampling arm and</w:t>
        </w:r>
        <w:r>
          <w:t xml:space="preserve"> </w:t>
        </w:r>
        <w:r w:rsidRPr="004C2EB8">
          <w:t>initiate a spectral measurement</w:t>
        </w:r>
        <w:r>
          <w:t xml:space="preserve"> </w:t>
        </w:r>
        <w:r w:rsidRPr="004C2EB8">
          <w:t>using the operating software on the</w:t>
        </w:r>
        <w:r>
          <w:t xml:space="preserve"> </w:t>
        </w:r>
        <w:r w:rsidRPr="004C2EB8">
          <w:t>PC. The sample column is</w:t>
        </w:r>
        <w:r>
          <w:t xml:space="preserve"> </w:t>
        </w:r>
        <w:r w:rsidRPr="004C2EB8">
          <w:t>automatically drawn between the</w:t>
        </w:r>
        <w:r>
          <w:t xml:space="preserve"> </w:t>
        </w:r>
        <w:r w:rsidRPr="004C2EB8">
          <w:t>upper and lower measurement</w:t>
        </w:r>
        <w:r>
          <w:t xml:space="preserve"> </w:t>
        </w:r>
        <w:r w:rsidRPr="004C2EB8">
          <w:t>pedestals and the spectral</w:t>
        </w:r>
        <w:r>
          <w:t xml:space="preserve"> </w:t>
        </w:r>
        <w:r w:rsidRPr="004C2EB8">
          <w:t>measurement made.</w:t>
        </w:r>
      </w:ins>
    </w:p>
    <w:p w14:paraId="5058DA9C" w14:textId="32C9135E" w:rsidR="002C7777" w:rsidRDefault="002C7777" w:rsidP="00D46D8D">
      <w:pPr>
        <w:pStyle w:val="ListParagraph"/>
        <w:numPr>
          <w:ilvl w:val="0"/>
          <w:numId w:val="69"/>
        </w:numPr>
        <w:spacing w:after="240"/>
        <w:rPr>
          <w:ins w:id="989" w:author="Xochitl Morgan" w:date="2018-02-23T10:42:00Z"/>
        </w:rPr>
      </w:pPr>
      <w:ins w:id="990" w:author="Xochitl Morgan" w:date="2018-02-23T10:42:00Z">
        <w:r w:rsidRPr="004C2EB8">
          <w:t>When the measurement is</w:t>
        </w:r>
        <w:r>
          <w:t xml:space="preserve"> </w:t>
        </w:r>
        <w:r w:rsidRPr="004C2EB8">
          <w:t>complete, open the sampling</w:t>
        </w:r>
        <w:r>
          <w:t xml:space="preserve"> </w:t>
        </w:r>
        <w:r w:rsidRPr="004C2EB8">
          <w:t>arm and wipe the sample from</w:t>
        </w:r>
        <w:r>
          <w:t xml:space="preserve"> </w:t>
        </w:r>
        <w:r w:rsidRPr="004C2EB8">
          <w:t>both the upper and lower</w:t>
        </w:r>
        <w:r>
          <w:t xml:space="preserve"> </w:t>
        </w:r>
        <w:r w:rsidRPr="004C2EB8">
          <w:t>pedestals using a sof</w:t>
        </w:r>
        <w:r>
          <w:t xml:space="preserve">t </w:t>
        </w:r>
        <w:r w:rsidRPr="004C2EB8">
          <w:t>laboratory wipe</w:t>
        </w:r>
        <w:r>
          <w:t>.</w:t>
        </w:r>
      </w:ins>
      <w:ins w:id="991" w:author="Xochitl Morgan" w:date="2018-02-23T10:52:00Z">
        <w:r w:rsidR="000F7568">
          <w:t xml:space="preserve"> Record the results, including 260/280 ratios and 230/260 ratios, </w:t>
        </w:r>
      </w:ins>
      <w:ins w:id="992" w:author="Xochitl Morgan" w:date="2018-02-23T10:58:00Z">
        <w:r w:rsidR="00D9130D">
          <w:t xml:space="preserve">in </w:t>
        </w:r>
        <w:r w:rsidR="00D9130D" w:rsidRPr="00D9130D">
          <w:rPr>
            <w:b/>
          </w:rPr>
          <w:t>Table 5</w:t>
        </w:r>
        <w:r w:rsidR="00D9130D">
          <w:t>.</w:t>
        </w:r>
      </w:ins>
      <w:ins w:id="993" w:author="Xochitl Morgan" w:date="2018-02-23T10:52:00Z">
        <w:r w:rsidR="000F7568">
          <w:t xml:space="preserve"> </w:t>
        </w:r>
      </w:ins>
      <w:ins w:id="994" w:author="Xochitl Morgan" w:date="2018-02-23T10:42:00Z">
        <w:r>
          <w:t xml:space="preserve"> </w:t>
        </w:r>
      </w:ins>
    </w:p>
    <w:p w14:paraId="7BC76CE2" w14:textId="77777777" w:rsidR="002C7777" w:rsidRDefault="002C7777" w:rsidP="002C7777">
      <w:pPr>
        <w:pStyle w:val="ListParagraph"/>
        <w:rPr>
          <w:ins w:id="995" w:author="Xochitl Morgan" w:date="2018-02-23T10:42:00Z"/>
        </w:rPr>
      </w:pPr>
    </w:p>
    <w:p w14:paraId="2CA90E9E" w14:textId="77777777" w:rsidR="002C7777" w:rsidRPr="005D1F3A" w:rsidRDefault="002C7777" w:rsidP="00D46D8D">
      <w:pPr>
        <w:pStyle w:val="Heading5"/>
        <w:rPr>
          <w:ins w:id="996" w:author="Xochitl Morgan" w:date="2018-02-23T10:42:00Z"/>
        </w:rPr>
      </w:pPr>
      <w:proofErr w:type="spellStart"/>
      <w:ins w:id="997" w:author="Xochitl Morgan" w:date="2018-02-23T10:42:00Z">
        <w:r w:rsidRPr="005D1F3A">
          <w:t>Qubit</w:t>
        </w:r>
        <w:proofErr w:type="spellEnd"/>
        <w:r w:rsidRPr="005D1F3A">
          <w:t xml:space="preserve"> instructions</w:t>
        </w:r>
      </w:ins>
    </w:p>
    <w:p w14:paraId="6899AB48" w14:textId="77777777" w:rsidR="007E3AE8" w:rsidRDefault="007E3AE8" w:rsidP="002C7777">
      <w:pPr>
        <w:pStyle w:val="ListParagraph"/>
        <w:ind w:left="0"/>
        <w:rPr>
          <w:ins w:id="998" w:author="Xochitl Morgan" w:date="2018-02-23T10:56:00Z"/>
        </w:rPr>
      </w:pPr>
    </w:p>
    <w:p w14:paraId="4C20C95E" w14:textId="77777777" w:rsidR="007E3AE8" w:rsidRDefault="007E3AE8" w:rsidP="007E3AE8">
      <w:pPr>
        <w:tabs>
          <w:tab w:val="left" w:pos="-1418"/>
        </w:tabs>
        <w:rPr>
          <w:ins w:id="999" w:author="Xochitl Morgan" w:date="2018-02-23T10:56:00Z"/>
        </w:rPr>
      </w:pPr>
      <w:ins w:id="1000" w:author="Xochitl Morgan" w:date="2018-02-23T10:56:00Z">
        <w:r>
          <w:t>Materials</w:t>
        </w:r>
      </w:ins>
    </w:p>
    <w:p w14:paraId="20D9E721" w14:textId="3F316301" w:rsidR="007E3AE8" w:rsidRDefault="007E3AE8" w:rsidP="007E3AE8">
      <w:pPr>
        <w:pStyle w:val="ListParagraph"/>
        <w:numPr>
          <w:ilvl w:val="0"/>
          <w:numId w:val="65"/>
        </w:numPr>
        <w:rPr>
          <w:ins w:id="1001" w:author="Xochitl Morgan" w:date="2018-02-23T10:57:00Z"/>
        </w:rPr>
      </w:pPr>
      <w:proofErr w:type="spellStart"/>
      <w:ins w:id="1002" w:author="Xochitl Morgan" w:date="2018-02-23T10:57:00Z">
        <w:r>
          <w:t>Qubit</w:t>
        </w:r>
        <w:proofErr w:type="spellEnd"/>
        <w:r>
          <w:t xml:space="preserve"> working solution (198 </w:t>
        </w:r>
        <w:r>
          <w:rPr>
            <w:rFonts w:eastAsiaTheme="minorEastAsia" w:cs="Arial"/>
          </w:rPr>
          <w:t>µ</w:t>
        </w:r>
        <w:r>
          <w:t>L per sample)</w:t>
        </w:r>
      </w:ins>
    </w:p>
    <w:p w14:paraId="31A63EF1" w14:textId="36B19B79" w:rsidR="007E3AE8" w:rsidRDefault="007E3AE8" w:rsidP="007E3AE8">
      <w:pPr>
        <w:pStyle w:val="ListParagraph"/>
        <w:numPr>
          <w:ilvl w:val="0"/>
          <w:numId w:val="65"/>
        </w:numPr>
        <w:rPr>
          <w:ins w:id="1003" w:author="Xochitl Morgan" w:date="2018-02-23T10:56:00Z"/>
        </w:rPr>
      </w:pPr>
      <w:ins w:id="1004" w:author="Xochitl Morgan" w:date="2018-02-23T10:57:00Z">
        <w:r>
          <w:t xml:space="preserve">0.5 mL </w:t>
        </w:r>
        <w:proofErr w:type="spellStart"/>
        <w:r>
          <w:t>Qubit</w:t>
        </w:r>
        <w:proofErr w:type="spellEnd"/>
        <w:r>
          <w:t xml:space="preserve"> tubes</w:t>
        </w:r>
      </w:ins>
    </w:p>
    <w:p w14:paraId="232A8A32" w14:textId="77777777" w:rsidR="007E3AE8" w:rsidRDefault="007E3AE8" w:rsidP="007E3AE8">
      <w:pPr>
        <w:pStyle w:val="ListParagraph"/>
        <w:rPr>
          <w:ins w:id="1005" w:author="Xochitl Morgan" w:date="2018-02-23T10:57:00Z"/>
          <w:b/>
        </w:rPr>
      </w:pPr>
    </w:p>
    <w:p w14:paraId="32046BD8" w14:textId="77777777" w:rsidR="007E3AE8" w:rsidRDefault="007E3AE8" w:rsidP="007E3AE8">
      <w:pPr>
        <w:rPr>
          <w:ins w:id="1006" w:author="Xochitl Morgan" w:date="2018-02-23T10:57:00Z"/>
        </w:rPr>
      </w:pPr>
      <w:ins w:id="1007" w:author="Xochitl Morgan" w:date="2018-02-23T10:57:00Z">
        <w:r>
          <w:t xml:space="preserve">Your lab demonstrator will calibrate the </w:t>
        </w:r>
        <w:proofErr w:type="spellStart"/>
        <w:r>
          <w:t>Qubit</w:t>
        </w:r>
        <w:proofErr w:type="spellEnd"/>
        <w:r>
          <w:t xml:space="preserve"> </w:t>
        </w:r>
        <w:proofErr w:type="spellStart"/>
        <w:r>
          <w:t>fluorimeter</w:t>
        </w:r>
        <w:proofErr w:type="spellEnd"/>
        <w:r>
          <w:t xml:space="preserve">. </w:t>
        </w:r>
        <w:proofErr w:type="gramStart"/>
        <w:r>
          <w:t>and</w:t>
        </w:r>
        <w:proofErr w:type="gramEnd"/>
        <w:r>
          <w:t xml:space="preserve"> provide working solution.</w:t>
        </w:r>
      </w:ins>
    </w:p>
    <w:p w14:paraId="14173989" w14:textId="77777777" w:rsidR="002C7777" w:rsidRDefault="002C7777" w:rsidP="002C7777">
      <w:pPr>
        <w:pStyle w:val="ListParagraph"/>
        <w:ind w:left="0"/>
        <w:rPr>
          <w:ins w:id="1008" w:author="Xochitl Morgan" w:date="2018-02-23T10:42:00Z"/>
        </w:rPr>
      </w:pPr>
    </w:p>
    <w:p w14:paraId="5A06FCC2" w14:textId="77777777" w:rsidR="002C7777" w:rsidRDefault="002C7777" w:rsidP="007E3AE8">
      <w:pPr>
        <w:pStyle w:val="ListParagraph"/>
        <w:numPr>
          <w:ilvl w:val="0"/>
          <w:numId w:val="70"/>
        </w:numPr>
        <w:rPr>
          <w:ins w:id="1009" w:author="Xochitl Morgan" w:date="2018-02-23T10:42:00Z"/>
        </w:rPr>
      </w:pPr>
      <w:ins w:id="1010" w:author="Xochitl Morgan" w:date="2018-02-23T10:42:00Z">
        <w:r>
          <w:t xml:space="preserve">For each sample to be measured, pipette 198 </w:t>
        </w:r>
        <w:r>
          <w:rPr>
            <w:rFonts w:eastAsiaTheme="minorEastAsia" w:cs="Arial"/>
          </w:rPr>
          <w:t>µ</w:t>
        </w:r>
        <w:r>
          <w:t xml:space="preserve">L of working solution and 2 </w:t>
        </w:r>
        <w:r>
          <w:rPr>
            <w:rFonts w:eastAsiaTheme="minorEastAsia" w:cs="Arial"/>
          </w:rPr>
          <w:t>µ</w:t>
        </w:r>
        <w:r>
          <w:t xml:space="preserve">L of sample into a 0.5 mL </w:t>
        </w:r>
        <w:proofErr w:type="spellStart"/>
        <w:r>
          <w:t>Qubit</w:t>
        </w:r>
        <w:proofErr w:type="spellEnd"/>
        <w:r>
          <w:t xml:space="preserve"> tube.</w:t>
        </w:r>
      </w:ins>
    </w:p>
    <w:p w14:paraId="591B7CF6" w14:textId="77777777" w:rsidR="002C7777" w:rsidRDefault="002C7777" w:rsidP="007E3AE8">
      <w:pPr>
        <w:pStyle w:val="ListParagraph"/>
        <w:numPr>
          <w:ilvl w:val="0"/>
          <w:numId w:val="70"/>
        </w:numPr>
        <w:rPr>
          <w:ins w:id="1011" w:author="Xochitl Morgan" w:date="2018-02-23T10:42:00Z"/>
        </w:rPr>
      </w:pPr>
      <w:ins w:id="1012" w:author="Xochitl Morgan" w:date="2018-02-23T10:42:00Z">
        <w:r>
          <w:t xml:space="preserve">Flick each tube to mix, </w:t>
        </w:r>
        <w:proofErr w:type="gramStart"/>
        <w:r>
          <w:t>then</w:t>
        </w:r>
        <w:proofErr w:type="gramEnd"/>
        <w:r>
          <w:t xml:space="preserve"> incubate tube for 2 minutes at room temperature. </w:t>
        </w:r>
      </w:ins>
    </w:p>
    <w:p w14:paraId="0E95C515" w14:textId="77777777" w:rsidR="002C7777" w:rsidRDefault="002C7777" w:rsidP="007E3AE8">
      <w:pPr>
        <w:pStyle w:val="ListParagraph"/>
        <w:numPr>
          <w:ilvl w:val="0"/>
          <w:numId w:val="70"/>
        </w:numPr>
        <w:rPr>
          <w:ins w:id="1013" w:author="Xochitl Morgan" w:date="2018-02-23T10:42:00Z"/>
        </w:rPr>
      </w:pPr>
      <w:ins w:id="1014" w:author="Xochitl Morgan" w:date="2018-02-23T10:42:00Z">
        <w:r>
          <w:t xml:space="preserve">On the </w:t>
        </w:r>
        <w:proofErr w:type="spellStart"/>
        <w:r>
          <w:t>Qubit</w:t>
        </w:r>
        <w:proofErr w:type="spellEnd"/>
        <w:r>
          <w:t xml:space="preserve"> </w:t>
        </w:r>
        <w:proofErr w:type="spellStart"/>
        <w:r>
          <w:t>fluorimeter</w:t>
        </w:r>
        <w:proofErr w:type="spellEnd"/>
        <w:r>
          <w:t xml:space="preserve"> select </w:t>
        </w:r>
        <w:proofErr w:type="spellStart"/>
        <w:r>
          <w:t>Qubit</w:t>
        </w:r>
        <w:proofErr w:type="spellEnd"/>
        <w:r>
          <w:t xml:space="preserve"> assay “DNA”.</w:t>
        </w:r>
      </w:ins>
    </w:p>
    <w:p w14:paraId="22B676B2" w14:textId="77777777" w:rsidR="002C7777" w:rsidRDefault="002C7777" w:rsidP="007E3AE8">
      <w:pPr>
        <w:pStyle w:val="ListParagraph"/>
        <w:numPr>
          <w:ilvl w:val="0"/>
          <w:numId w:val="70"/>
        </w:numPr>
        <w:rPr>
          <w:ins w:id="1015" w:author="Xochitl Morgan" w:date="2018-02-23T10:42:00Z"/>
        </w:rPr>
      </w:pPr>
      <w:ins w:id="1016" w:author="Xochitl Morgan" w:date="2018-02-23T10:42:00Z">
        <w:r>
          <w:t xml:space="preserve">Insert the sample tube into the </w:t>
        </w:r>
        <w:proofErr w:type="spellStart"/>
        <w:r>
          <w:t>fluorimeter</w:t>
        </w:r>
        <w:proofErr w:type="spellEnd"/>
        <w:r>
          <w:t xml:space="preserve"> and press “Read”</w:t>
        </w:r>
      </w:ins>
    </w:p>
    <w:p w14:paraId="4CF449C1" w14:textId="2152652C" w:rsidR="002C7777" w:rsidRDefault="002C7777" w:rsidP="007E3AE8">
      <w:pPr>
        <w:pStyle w:val="ListParagraph"/>
        <w:numPr>
          <w:ilvl w:val="0"/>
          <w:numId w:val="70"/>
        </w:numPr>
        <w:rPr>
          <w:ins w:id="1017" w:author="Xochitl Morgan" w:date="2018-02-23T10:42:00Z"/>
        </w:rPr>
      </w:pPr>
      <w:ins w:id="1018" w:author="Xochitl Morgan" w:date="2018-02-23T10:42:00Z">
        <w:r>
          <w:t xml:space="preserve">Record the result in </w:t>
        </w:r>
      </w:ins>
      <w:ins w:id="1019" w:author="Xochitl Morgan" w:date="2018-02-23T10:58:00Z">
        <w:r w:rsidR="00D9130D" w:rsidRPr="001A203C">
          <w:rPr>
            <w:b/>
          </w:rPr>
          <w:t>Table 5</w:t>
        </w:r>
      </w:ins>
      <w:ins w:id="1020" w:author="Xochitl Morgan" w:date="2018-02-23T10:42:00Z">
        <w:r>
          <w:t xml:space="preserve">. The </w:t>
        </w:r>
        <w:proofErr w:type="spellStart"/>
        <w:r>
          <w:t>Qubit</w:t>
        </w:r>
        <w:proofErr w:type="spellEnd"/>
        <w:r>
          <w:t xml:space="preserve"> gives the result as </w:t>
        </w:r>
        <w:proofErr w:type="spellStart"/>
        <w:r>
          <w:t>ng</w:t>
        </w:r>
        <w:proofErr w:type="spellEnd"/>
        <w:r>
          <w:t xml:space="preserve">/mL so you will need to convert this to </w:t>
        </w:r>
        <w:proofErr w:type="spellStart"/>
        <w:r>
          <w:t>ng</w:t>
        </w:r>
        <w:proofErr w:type="spellEnd"/>
        <w:r>
          <w:t>/</w:t>
        </w:r>
        <w:r>
          <w:rPr>
            <w:rFonts w:eastAsiaTheme="minorEastAsia" w:cs="Arial"/>
          </w:rPr>
          <w:t>µ</w:t>
        </w:r>
        <w:r>
          <w:t>L.</w:t>
        </w:r>
      </w:ins>
    </w:p>
    <w:p w14:paraId="68F80831" w14:textId="77777777" w:rsidR="002C7777" w:rsidRDefault="002C7777" w:rsidP="002C7777">
      <w:pPr>
        <w:spacing w:after="0"/>
        <w:jc w:val="left"/>
        <w:rPr>
          <w:ins w:id="1021" w:author="Xochitl Morgan" w:date="2018-02-23T10:42:00Z"/>
        </w:rPr>
      </w:pPr>
      <w:ins w:id="1022" w:author="Xochitl Morgan" w:date="2018-02-23T10:42:00Z">
        <w:r>
          <w:br w:type="page"/>
        </w:r>
      </w:ins>
    </w:p>
    <w:p w14:paraId="729DEC48" w14:textId="60E533F0" w:rsidR="002C7777" w:rsidRPr="00C4409F" w:rsidRDefault="000F7568" w:rsidP="00002A85">
      <w:pPr>
        <w:pStyle w:val="Caption"/>
        <w:keepNext/>
        <w:rPr>
          <w:ins w:id="1023" w:author="Xochitl Morgan" w:date="2018-02-23T10:42:00Z"/>
          <w:b w:val="0"/>
          <w:color w:val="auto"/>
        </w:rPr>
      </w:pPr>
      <w:proofErr w:type="gramStart"/>
      <w:ins w:id="1024" w:author="Xochitl Morgan" w:date="2018-02-23T10:53:00Z">
        <w:r>
          <w:t xml:space="preserve">Table </w:t>
        </w:r>
        <w:r>
          <w:fldChar w:fldCharType="begin"/>
        </w:r>
        <w:r>
          <w:instrText xml:space="preserve"> SEQ Table \* ARABIC </w:instrText>
        </w:r>
      </w:ins>
      <w:r>
        <w:fldChar w:fldCharType="separate"/>
      </w:r>
      <w:ins w:id="1025" w:author="Xochitl Morgan" w:date="2018-02-23T10:53:00Z">
        <w:r>
          <w:rPr>
            <w:noProof/>
          </w:rPr>
          <w:t>5</w:t>
        </w:r>
        <w:r>
          <w:fldChar w:fldCharType="end"/>
        </w:r>
        <w:r>
          <w:t>.</w:t>
        </w:r>
        <w:proofErr w:type="gramEnd"/>
        <w:r>
          <w:t xml:space="preserve"> </w:t>
        </w:r>
        <w:proofErr w:type="gramStart"/>
        <w:r>
          <w:t>Quantification of DNA</w:t>
        </w:r>
      </w:ins>
      <w:ins w:id="1026" w:author="Xochitl Morgan" w:date="2018-02-23T10:59:00Z">
        <w:r w:rsidR="00D73B01">
          <w:t>.</w:t>
        </w:r>
        <w:proofErr w:type="gramEnd"/>
        <w:r w:rsidR="00D73B01">
          <w:t xml:space="preserve"> </w:t>
        </w:r>
        <w:r w:rsidR="00D73B01">
          <w:rPr>
            <w:b w:val="0"/>
          </w:rPr>
          <w:t xml:space="preserve">Leave </w:t>
        </w:r>
        <w:r w:rsidR="00604BED">
          <w:rPr>
            <w:b w:val="0"/>
          </w:rPr>
          <w:t>cells</w:t>
        </w:r>
        <w:r w:rsidR="00D73B01">
          <w:rPr>
            <w:b w:val="0"/>
          </w:rPr>
          <w:t xml:space="preserve"> blank for samples that are not applicable.</w:t>
        </w:r>
      </w:ins>
      <w:r w:rsidR="00E92ECB">
        <w:rPr>
          <w:b w:val="0"/>
        </w:rPr>
        <w:t xml:space="preserve"> </w:t>
      </w:r>
      <w:r w:rsidR="00E92ECB" w:rsidRPr="00C4409F">
        <w:rPr>
          <w:b w:val="0"/>
          <w:color w:val="auto"/>
        </w:rPr>
        <w:t>C</w:t>
      </w:r>
      <w:r w:rsidR="00E40081" w:rsidRPr="00C4409F">
        <w:rPr>
          <w:b w:val="0"/>
          <w:color w:val="auto"/>
        </w:rPr>
        <w:t>ircle your serial dilution types.</w:t>
      </w:r>
    </w:p>
    <w:tbl>
      <w:tblPr>
        <w:tblStyle w:val="TableGrid"/>
        <w:tblW w:w="8647" w:type="dxa"/>
        <w:tblInd w:w="108" w:type="dxa"/>
        <w:tblLayout w:type="fixed"/>
        <w:tblLook w:val="06A0" w:firstRow="1" w:lastRow="0" w:firstColumn="1" w:lastColumn="0" w:noHBand="1" w:noVBand="1"/>
      </w:tblPr>
      <w:tblGrid>
        <w:gridCol w:w="999"/>
        <w:gridCol w:w="1035"/>
        <w:gridCol w:w="1368"/>
        <w:gridCol w:w="1276"/>
        <w:gridCol w:w="1418"/>
        <w:gridCol w:w="1134"/>
        <w:gridCol w:w="1417"/>
      </w:tblGrid>
      <w:tr w:rsidR="00D50CC6" w14:paraId="27E4AEED" w14:textId="228C7593" w:rsidTr="00524BF4">
        <w:trPr>
          <w:trHeight w:val="567"/>
          <w:ins w:id="1027" w:author="Xochitl Morgan" w:date="2018-02-23T10:42:00Z"/>
        </w:trPr>
        <w:tc>
          <w:tcPr>
            <w:tcW w:w="999" w:type="dxa"/>
            <w:shd w:val="clear" w:color="auto" w:fill="C6D9F1" w:themeFill="text2" w:themeFillTint="33"/>
          </w:tcPr>
          <w:p w14:paraId="2F7E6ED5" w14:textId="77777777" w:rsidR="00D50CC6" w:rsidRPr="00E91415" w:rsidRDefault="00D50CC6" w:rsidP="00C70C91">
            <w:pPr>
              <w:jc w:val="center"/>
              <w:rPr>
                <w:ins w:id="1028" w:author="Xochitl Morgan" w:date="2018-02-23T10:42:00Z"/>
                <w:b/>
              </w:rPr>
            </w:pPr>
            <w:ins w:id="1029" w:author="Xochitl Morgan" w:date="2018-02-23T10:42:00Z">
              <w:r w:rsidRPr="00E91415">
                <w:rPr>
                  <w:b/>
                </w:rPr>
                <w:t>Sample source</w:t>
              </w:r>
            </w:ins>
          </w:p>
        </w:tc>
        <w:tc>
          <w:tcPr>
            <w:tcW w:w="1035" w:type="dxa"/>
            <w:shd w:val="clear" w:color="auto" w:fill="C6D9F1" w:themeFill="text2" w:themeFillTint="33"/>
          </w:tcPr>
          <w:p w14:paraId="206EB1C7" w14:textId="77777777" w:rsidR="00D50CC6" w:rsidRPr="00E91415" w:rsidRDefault="00D50CC6" w:rsidP="002A0EF4">
            <w:pPr>
              <w:jc w:val="center"/>
              <w:rPr>
                <w:ins w:id="1030" w:author="Xochitl Morgan" w:date="2018-02-23T10:42:00Z"/>
                <w:b/>
              </w:rPr>
            </w:pPr>
            <w:ins w:id="1031" w:author="Xochitl Morgan" w:date="2018-02-23T10:42:00Z">
              <w:r w:rsidRPr="00E91415">
                <w:rPr>
                  <w:b/>
                </w:rPr>
                <w:t>Dilution</w:t>
              </w:r>
            </w:ins>
          </w:p>
        </w:tc>
        <w:tc>
          <w:tcPr>
            <w:tcW w:w="6613" w:type="dxa"/>
            <w:gridSpan w:val="5"/>
            <w:shd w:val="clear" w:color="auto" w:fill="C6D9F1" w:themeFill="text2" w:themeFillTint="33"/>
          </w:tcPr>
          <w:p w14:paraId="01875A14" w14:textId="638A8BA7" w:rsidR="00D50CC6" w:rsidRPr="00E91415" w:rsidRDefault="00D50CC6" w:rsidP="00C70C91">
            <w:pPr>
              <w:jc w:val="center"/>
              <w:rPr>
                <w:ins w:id="1032" w:author="Xochitl Morgan" w:date="2018-02-23T12:12:00Z"/>
                <w:b/>
              </w:rPr>
            </w:pPr>
            <w:ins w:id="1033" w:author="Xochitl Morgan" w:date="2018-02-23T10:42:00Z">
              <w:r w:rsidRPr="00E91415">
                <w:rPr>
                  <w:b/>
                </w:rPr>
                <w:t>Concentration</w:t>
              </w:r>
            </w:ins>
          </w:p>
        </w:tc>
      </w:tr>
      <w:tr w:rsidR="00524BF4" w14:paraId="43900478" w14:textId="4097644B" w:rsidTr="00524BF4">
        <w:trPr>
          <w:trHeight w:val="567"/>
          <w:ins w:id="1034" w:author="Xochitl Morgan" w:date="2018-02-23T10:42:00Z"/>
        </w:trPr>
        <w:tc>
          <w:tcPr>
            <w:tcW w:w="999" w:type="dxa"/>
            <w:shd w:val="clear" w:color="auto" w:fill="C6D9F1" w:themeFill="text2" w:themeFillTint="33"/>
          </w:tcPr>
          <w:p w14:paraId="0B1779A4" w14:textId="1AEAF50F" w:rsidR="007940B2" w:rsidRPr="00E91415" w:rsidRDefault="007940B2" w:rsidP="00C70C91">
            <w:pPr>
              <w:jc w:val="center"/>
              <w:rPr>
                <w:ins w:id="1035" w:author="Xochitl Morgan" w:date="2018-02-23T10:42:00Z"/>
                <w:b/>
              </w:rPr>
            </w:pPr>
            <w:ins w:id="1036" w:author="Xochitl Morgan" w:date="2018-02-23T10:42:00Z">
              <w:r w:rsidRPr="00E91415">
                <w:rPr>
                  <w:b/>
                </w:rPr>
                <w:t>Human</w:t>
              </w:r>
            </w:ins>
          </w:p>
        </w:tc>
        <w:tc>
          <w:tcPr>
            <w:tcW w:w="1035" w:type="dxa"/>
            <w:shd w:val="clear" w:color="auto" w:fill="C6D9F1" w:themeFill="text2" w:themeFillTint="33"/>
          </w:tcPr>
          <w:p w14:paraId="1EA23D41" w14:textId="77777777" w:rsidR="007940B2" w:rsidRPr="00E91415" w:rsidRDefault="007940B2" w:rsidP="002A0EF4">
            <w:pPr>
              <w:jc w:val="center"/>
              <w:rPr>
                <w:ins w:id="1037" w:author="Xochitl Morgan" w:date="2018-02-23T10:42:00Z"/>
                <w:b/>
              </w:rPr>
            </w:pPr>
          </w:p>
        </w:tc>
        <w:tc>
          <w:tcPr>
            <w:tcW w:w="1368" w:type="dxa"/>
            <w:shd w:val="clear" w:color="auto" w:fill="C6D9F1" w:themeFill="text2" w:themeFillTint="33"/>
          </w:tcPr>
          <w:p w14:paraId="5114B4B0" w14:textId="77777777" w:rsidR="007940B2" w:rsidRPr="00E91415" w:rsidRDefault="007940B2" w:rsidP="007940B2">
            <w:pPr>
              <w:jc w:val="center"/>
              <w:rPr>
                <w:ins w:id="1038" w:author="Xochitl Morgan" w:date="2018-02-23T10:42:00Z"/>
                <w:b/>
              </w:rPr>
            </w:pPr>
            <w:proofErr w:type="spellStart"/>
            <w:ins w:id="1039" w:author="Xochitl Morgan" w:date="2018-02-23T10:42:00Z">
              <w:r w:rsidRPr="00E91415">
                <w:rPr>
                  <w:b/>
                </w:rPr>
                <w:t>Nanodrop</w:t>
              </w:r>
              <w:proofErr w:type="spellEnd"/>
            </w:ins>
          </w:p>
          <w:p w14:paraId="2264A81E" w14:textId="77777777" w:rsidR="007940B2" w:rsidRPr="00E91415" w:rsidRDefault="007940B2" w:rsidP="007940B2">
            <w:pPr>
              <w:jc w:val="center"/>
              <w:rPr>
                <w:ins w:id="1040" w:author="Xochitl Morgan" w:date="2018-02-23T10:42:00Z"/>
                <w:b/>
              </w:rPr>
            </w:pPr>
            <w:ins w:id="1041" w:author="Xochitl Morgan" w:date="2018-02-23T10:42:00Z">
              <w:r w:rsidRPr="00E91415">
                <w:rPr>
                  <w:b/>
                </w:rPr>
                <w:t>(</w:t>
              </w:r>
              <w:proofErr w:type="spellStart"/>
              <w:proofErr w:type="gramStart"/>
              <w:r w:rsidRPr="00E91415">
                <w:rPr>
                  <w:b/>
                </w:rPr>
                <w:t>ng</w:t>
              </w:r>
              <w:proofErr w:type="spellEnd"/>
              <w:proofErr w:type="gramEnd"/>
              <w:r w:rsidRPr="00E91415">
                <w:rPr>
                  <w:b/>
                </w:rPr>
                <w:t>/</w:t>
              </w:r>
              <w:r w:rsidRPr="00E91415">
                <w:rPr>
                  <w:rFonts w:eastAsiaTheme="minorEastAsia" w:cs="Arial"/>
                  <w:b/>
                </w:rPr>
                <w:t>µ</w:t>
              </w:r>
              <w:r w:rsidRPr="00E91415">
                <w:rPr>
                  <w:b/>
                </w:rPr>
                <w:t>L)</w:t>
              </w:r>
            </w:ins>
          </w:p>
        </w:tc>
        <w:tc>
          <w:tcPr>
            <w:tcW w:w="1276" w:type="dxa"/>
            <w:shd w:val="clear" w:color="auto" w:fill="C6D9F1" w:themeFill="text2" w:themeFillTint="33"/>
          </w:tcPr>
          <w:p w14:paraId="7C21D92B" w14:textId="3995501D" w:rsidR="007940B2" w:rsidRDefault="007940B2" w:rsidP="007940B2">
            <w:pPr>
              <w:jc w:val="center"/>
              <w:rPr>
                <w:ins w:id="1042" w:author="Xochitl Morgan" w:date="2018-02-23T12:12:00Z"/>
                <w:b/>
              </w:rPr>
            </w:pPr>
            <w:proofErr w:type="spellStart"/>
            <w:ins w:id="1043" w:author="Xochitl Morgan" w:date="2018-02-23T12:12:00Z">
              <w:r>
                <w:rPr>
                  <w:b/>
                </w:rPr>
                <w:t>Nanodrop</w:t>
              </w:r>
              <w:proofErr w:type="spellEnd"/>
            </w:ins>
          </w:p>
          <w:p w14:paraId="0A925B1F" w14:textId="77777777" w:rsidR="007940B2" w:rsidRPr="00E91415" w:rsidRDefault="007940B2" w:rsidP="007940B2">
            <w:pPr>
              <w:jc w:val="center"/>
              <w:rPr>
                <w:ins w:id="1044" w:author="Xochitl Morgan" w:date="2018-02-23T10:42:00Z"/>
                <w:b/>
              </w:rPr>
            </w:pPr>
            <w:ins w:id="1045" w:author="Xochitl Morgan" w:date="2018-02-23T10:42:00Z">
              <w:r w:rsidRPr="00E91415">
                <w:rPr>
                  <w:b/>
                </w:rPr>
                <w:t>260/280</w:t>
              </w:r>
            </w:ins>
          </w:p>
        </w:tc>
        <w:tc>
          <w:tcPr>
            <w:tcW w:w="1418" w:type="dxa"/>
            <w:shd w:val="clear" w:color="auto" w:fill="C6D9F1" w:themeFill="text2" w:themeFillTint="33"/>
          </w:tcPr>
          <w:p w14:paraId="302F4E5D" w14:textId="21DE19DB" w:rsidR="007940B2" w:rsidRDefault="007940B2" w:rsidP="007940B2">
            <w:pPr>
              <w:jc w:val="center"/>
              <w:rPr>
                <w:ins w:id="1046" w:author="Xochitl Morgan" w:date="2018-02-23T12:12:00Z"/>
                <w:b/>
              </w:rPr>
            </w:pPr>
            <w:proofErr w:type="spellStart"/>
            <w:ins w:id="1047" w:author="Xochitl Morgan" w:date="2018-02-23T12:12:00Z">
              <w:r>
                <w:rPr>
                  <w:b/>
                </w:rPr>
                <w:t>Nanodrop</w:t>
              </w:r>
              <w:proofErr w:type="spellEnd"/>
            </w:ins>
          </w:p>
          <w:p w14:paraId="2BBE6E08" w14:textId="77777777" w:rsidR="007940B2" w:rsidRPr="00E91415" w:rsidRDefault="007940B2" w:rsidP="007940B2">
            <w:pPr>
              <w:jc w:val="center"/>
              <w:rPr>
                <w:ins w:id="1048" w:author="Xochitl Morgan" w:date="2018-02-23T10:42:00Z"/>
                <w:b/>
              </w:rPr>
            </w:pPr>
            <w:ins w:id="1049" w:author="Xochitl Morgan" w:date="2018-02-23T10:42:00Z">
              <w:r w:rsidRPr="00E91415">
                <w:rPr>
                  <w:b/>
                </w:rPr>
                <w:t>260/230</w:t>
              </w:r>
            </w:ins>
          </w:p>
        </w:tc>
        <w:tc>
          <w:tcPr>
            <w:tcW w:w="1134" w:type="dxa"/>
            <w:shd w:val="clear" w:color="auto" w:fill="C6D9F1" w:themeFill="text2" w:themeFillTint="33"/>
          </w:tcPr>
          <w:p w14:paraId="491CB907" w14:textId="6B04B8FC" w:rsidR="007940B2" w:rsidRPr="00E91415" w:rsidRDefault="007940B2" w:rsidP="00C70C91">
            <w:pPr>
              <w:jc w:val="center"/>
              <w:rPr>
                <w:ins w:id="1050" w:author="Xochitl Morgan" w:date="2018-02-23T12:12:00Z"/>
                <w:b/>
              </w:rPr>
            </w:pPr>
            <w:proofErr w:type="spellStart"/>
            <w:r>
              <w:rPr>
                <w:b/>
              </w:rPr>
              <w:t>Qubit</w:t>
            </w:r>
            <w:proofErr w:type="spellEnd"/>
            <w:r>
              <w:rPr>
                <w:b/>
              </w:rPr>
              <w:t xml:space="preserve"> (</w:t>
            </w:r>
            <w:proofErr w:type="spellStart"/>
            <w:r>
              <w:rPr>
                <w:b/>
              </w:rPr>
              <w:t>ng</w:t>
            </w:r>
            <w:proofErr w:type="spellEnd"/>
            <w:r>
              <w:rPr>
                <w:b/>
              </w:rPr>
              <w:t>/mL)</w:t>
            </w:r>
          </w:p>
        </w:tc>
        <w:tc>
          <w:tcPr>
            <w:tcW w:w="1417" w:type="dxa"/>
            <w:shd w:val="clear" w:color="auto" w:fill="C6D9F1" w:themeFill="text2" w:themeFillTint="33"/>
          </w:tcPr>
          <w:p w14:paraId="0AEF5F7A" w14:textId="2F397C35" w:rsidR="007940B2" w:rsidRPr="00E91415" w:rsidRDefault="007940B2" w:rsidP="007940B2">
            <w:pPr>
              <w:ind w:right="394"/>
              <w:jc w:val="center"/>
              <w:rPr>
                <w:ins w:id="1051" w:author="Xochitl Morgan" w:date="2018-02-23T12:12:00Z"/>
                <w:b/>
              </w:rPr>
            </w:pPr>
            <w:proofErr w:type="spellStart"/>
            <w:r>
              <w:rPr>
                <w:b/>
              </w:rPr>
              <w:t>Qubit</w:t>
            </w:r>
            <w:proofErr w:type="spellEnd"/>
            <w:r>
              <w:rPr>
                <w:b/>
              </w:rPr>
              <w:t xml:space="preserve"> (</w:t>
            </w:r>
            <w:proofErr w:type="spellStart"/>
            <w:r>
              <w:rPr>
                <w:b/>
              </w:rPr>
              <w:t>ng</w:t>
            </w:r>
            <w:proofErr w:type="spellEnd"/>
            <w:r>
              <w:rPr>
                <w:b/>
              </w:rPr>
              <w:t>/</w:t>
            </w:r>
            <w:proofErr w:type="spellStart"/>
            <w:r>
              <w:rPr>
                <w:b/>
              </w:rPr>
              <w:t>ul</w:t>
            </w:r>
            <w:proofErr w:type="spellEnd"/>
            <w:r>
              <w:rPr>
                <w:b/>
              </w:rPr>
              <w:t>)</w:t>
            </w:r>
          </w:p>
        </w:tc>
      </w:tr>
      <w:tr w:rsidR="00D50CC6" w14:paraId="7736C086" w14:textId="1C2E7C2D" w:rsidTr="00524BF4">
        <w:trPr>
          <w:trHeight w:val="567"/>
          <w:ins w:id="1052" w:author="Xochitl Morgan" w:date="2018-02-23T10:42:00Z"/>
        </w:trPr>
        <w:tc>
          <w:tcPr>
            <w:tcW w:w="999" w:type="dxa"/>
            <w:shd w:val="clear" w:color="auto" w:fill="C6D9F1" w:themeFill="text2" w:themeFillTint="33"/>
          </w:tcPr>
          <w:p w14:paraId="07084816" w14:textId="77777777" w:rsidR="007940B2" w:rsidRPr="00E91415" w:rsidRDefault="007940B2" w:rsidP="00C70C91">
            <w:pPr>
              <w:jc w:val="center"/>
              <w:rPr>
                <w:ins w:id="1053" w:author="Xochitl Morgan" w:date="2018-02-23T10:42:00Z"/>
                <w:b/>
              </w:rPr>
            </w:pPr>
            <w:ins w:id="1054" w:author="Xochitl Morgan" w:date="2018-02-23T10:42:00Z">
              <w:r w:rsidRPr="00E91415">
                <w:rPr>
                  <w:b/>
                </w:rPr>
                <w:t>Arm</w:t>
              </w:r>
            </w:ins>
          </w:p>
        </w:tc>
        <w:tc>
          <w:tcPr>
            <w:tcW w:w="1035" w:type="dxa"/>
            <w:shd w:val="clear" w:color="auto" w:fill="C6D9F1" w:themeFill="text2" w:themeFillTint="33"/>
          </w:tcPr>
          <w:p w14:paraId="63C23B52" w14:textId="77777777" w:rsidR="007940B2" w:rsidRDefault="007940B2" w:rsidP="00C70C91">
            <w:pPr>
              <w:jc w:val="center"/>
              <w:rPr>
                <w:ins w:id="1055" w:author="Xochitl Morgan" w:date="2018-02-23T10:42:00Z"/>
              </w:rPr>
            </w:pPr>
            <w:ins w:id="1056" w:author="Xochitl Morgan" w:date="2018-02-23T10:42:00Z">
              <w:r>
                <w:t>0</w:t>
              </w:r>
            </w:ins>
          </w:p>
        </w:tc>
        <w:tc>
          <w:tcPr>
            <w:tcW w:w="1368" w:type="dxa"/>
            <w:shd w:val="clear" w:color="auto" w:fill="auto"/>
          </w:tcPr>
          <w:p w14:paraId="2D6AB5FF" w14:textId="77777777" w:rsidR="007940B2" w:rsidRDefault="007940B2" w:rsidP="00C70C91">
            <w:pPr>
              <w:jc w:val="center"/>
              <w:rPr>
                <w:ins w:id="1057" w:author="Xochitl Morgan" w:date="2018-02-23T10:42:00Z"/>
              </w:rPr>
            </w:pPr>
          </w:p>
        </w:tc>
        <w:tc>
          <w:tcPr>
            <w:tcW w:w="1276" w:type="dxa"/>
            <w:shd w:val="clear" w:color="auto" w:fill="auto"/>
          </w:tcPr>
          <w:p w14:paraId="71D4BF1E" w14:textId="77777777" w:rsidR="007940B2" w:rsidRDefault="007940B2" w:rsidP="00C70C91">
            <w:pPr>
              <w:jc w:val="center"/>
              <w:rPr>
                <w:ins w:id="1058" w:author="Xochitl Morgan" w:date="2018-02-23T10:42:00Z"/>
              </w:rPr>
            </w:pPr>
          </w:p>
        </w:tc>
        <w:tc>
          <w:tcPr>
            <w:tcW w:w="1418" w:type="dxa"/>
            <w:shd w:val="clear" w:color="auto" w:fill="auto"/>
          </w:tcPr>
          <w:p w14:paraId="09B4C6AE" w14:textId="77777777" w:rsidR="007940B2" w:rsidRDefault="007940B2" w:rsidP="00C70C91">
            <w:pPr>
              <w:jc w:val="center"/>
              <w:rPr>
                <w:ins w:id="1059" w:author="Xochitl Morgan" w:date="2018-02-23T10:42:00Z"/>
              </w:rPr>
            </w:pPr>
          </w:p>
        </w:tc>
        <w:tc>
          <w:tcPr>
            <w:tcW w:w="1134" w:type="dxa"/>
            <w:shd w:val="clear" w:color="auto" w:fill="auto"/>
          </w:tcPr>
          <w:p w14:paraId="239F0291" w14:textId="77777777" w:rsidR="007940B2" w:rsidRDefault="007940B2" w:rsidP="00C70C91">
            <w:pPr>
              <w:jc w:val="center"/>
              <w:rPr>
                <w:ins w:id="1060" w:author="Xochitl Morgan" w:date="2018-02-23T12:12:00Z"/>
              </w:rPr>
            </w:pPr>
          </w:p>
        </w:tc>
        <w:tc>
          <w:tcPr>
            <w:tcW w:w="1417" w:type="dxa"/>
            <w:shd w:val="clear" w:color="auto" w:fill="auto"/>
          </w:tcPr>
          <w:p w14:paraId="3E5E8E4F" w14:textId="77777777" w:rsidR="007940B2" w:rsidRDefault="007940B2" w:rsidP="00C70C91">
            <w:pPr>
              <w:jc w:val="center"/>
              <w:rPr>
                <w:ins w:id="1061" w:author="Xochitl Morgan" w:date="2018-02-23T12:12:00Z"/>
              </w:rPr>
            </w:pPr>
          </w:p>
        </w:tc>
      </w:tr>
      <w:tr w:rsidR="00D50CC6" w14:paraId="593845D6" w14:textId="4C863CDF" w:rsidTr="00524BF4">
        <w:trPr>
          <w:trHeight w:val="567"/>
          <w:ins w:id="1062" w:author="Xochitl Morgan" w:date="2018-02-23T10:42:00Z"/>
        </w:trPr>
        <w:tc>
          <w:tcPr>
            <w:tcW w:w="999" w:type="dxa"/>
            <w:shd w:val="clear" w:color="auto" w:fill="C6D9F1" w:themeFill="text2" w:themeFillTint="33"/>
          </w:tcPr>
          <w:p w14:paraId="0A84C12E" w14:textId="77777777" w:rsidR="007940B2" w:rsidRPr="00E91415" w:rsidRDefault="007940B2" w:rsidP="00C70C91">
            <w:pPr>
              <w:jc w:val="center"/>
              <w:rPr>
                <w:ins w:id="1063" w:author="Xochitl Morgan" w:date="2018-02-23T10:42:00Z"/>
                <w:b/>
              </w:rPr>
            </w:pPr>
            <w:ins w:id="1064" w:author="Xochitl Morgan" w:date="2018-02-23T10:42:00Z">
              <w:r w:rsidRPr="00E91415">
                <w:rPr>
                  <w:b/>
                </w:rPr>
                <w:t>Nose</w:t>
              </w:r>
            </w:ins>
          </w:p>
        </w:tc>
        <w:tc>
          <w:tcPr>
            <w:tcW w:w="1035" w:type="dxa"/>
            <w:shd w:val="clear" w:color="auto" w:fill="C6D9F1" w:themeFill="text2" w:themeFillTint="33"/>
          </w:tcPr>
          <w:p w14:paraId="21F3B5CA" w14:textId="77777777" w:rsidR="007940B2" w:rsidRDefault="007940B2" w:rsidP="00C70C91">
            <w:pPr>
              <w:jc w:val="center"/>
              <w:rPr>
                <w:ins w:id="1065" w:author="Xochitl Morgan" w:date="2018-02-23T10:42:00Z"/>
              </w:rPr>
            </w:pPr>
            <w:ins w:id="1066" w:author="Xochitl Morgan" w:date="2018-02-23T10:42:00Z">
              <w:r>
                <w:t>0</w:t>
              </w:r>
            </w:ins>
          </w:p>
        </w:tc>
        <w:tc>
          <w:tcPr>
            <w:tcW w:w="1368" w:type="dxa"/>
            <w:shd w:val="clear" w:color="auto" w:fill="auto"/>
          </w:tcPr>
          <w:p w14:paraId="1D91C314" w14:textId="77777777" w:rsidR="007940B2" w:rsidRDefault="007940B2" w:rsidP="00C70C91">
            <w:pPr>
              <w:jc w:val="center"/>
              <w:rPr>
                <w:ins w:id="1067" w:author="Xochitl Morgan" w:date="2018-02-23T10:42:00Z"/>
              </w:rPr>
            </w:pPr>
          </w:p>
        </w:tc>
        <w:tc>
          <w:tcPr>
            <w:tcW w:w="1276" w:type="dxa"/>
            <w:shd w:val="clear" w:color="auto" w:fill="auto"/>
          </w:tcPr>
          <w:p w14:paraId="7BF58EAF" w14:textId="77777777" w:rsidR="007940B2" w:rsidRDefault="007940B2" w:rsidP="00C70C91">
            <w:pPr>
              <w:jc w:val="center"/>
              <w:rPr>
                <w:ins w:id="1068" w:author="Xochitl Morgan" w:date="2018-02-23T10:42:00Z"/>
              </w:rPr>
            </w:pPr>
          </w:p>
        </w:tc>
        <w:tc>
          <w:tcPr>
            <w:tcW w:w="1418" w:type="dxa"/>
            <w:shd w:val="clear" w:color="auto" w:fill="auto"/>
          </w:tcPr>
          <w:p w14:paraId="166FC72A" w14:textId="77777777" w:rsidR="007940B2" w:rsidRDefault="007940B2" w:rsidP="00C70C91">
            <w:pPr>
              <w:jc w:val="center"/>
              <w:rPr>
                <w:ins w:id="1069" w:author="Xochitl Morgan" w:date="2018-02-23T10:42:00Z"/>
              </w:rPr>
            </w:pPr>
          </w:p>
        </w:tc>
        <w:tc>
          <w:tcPr>
            <w:tcW w:w="1134" w:type="dxa"/>
            <w:shd w:val="clear" w:color="auto" w:fill="auto"/>
          </w:tcPr>
          <w:p w14:paraId="70B08A01" w14:textId="77777777" w:rsidR="007940B2" w:rsidRDefault="007940B2" w:rsidP="00C70C91">
            <w:pPr>
              <w:jc w:val="center"/>
              <w:rPr>
                <w:ins w:id="1070" w:author="Xochitl Morgan" w:date="2018-02-23T12:12:00Z"/>
              </w:rPr>
            </w:pPr>
          </w:p>
        </w:tc>
        <w:tc>
          <w:tcPr>
            <w:tcW w:w="1417" w:type="dxa"/>
            <w:shd w:val="clear" w:color="auto" w:fill="auto"/>
          </w:tcPr>
          <w:p w14:paraId="54DA1E7D" w14:textId="77777777" w:rsidR="007940B2" w:rsidRDefault="007940B2" w:rsidP="00C70C91">
            <w:pPr>
              <w:jc w:val="center"/>
              <w:rPr>
                <w:ins w:id="1071" w:author="Xochitl Morgan" w:date="2018-02-23T12:12:00Z"/>
              </w:rPr>
            </w:pPr>
          </w:p>
        </w:tc>
      </w:tr>
      <w:tr w:rsidR="00E40081" w14:paraId="3CB2D385" w14:textId="4ED07554" w:rsidTr="00524BF4">
        <w:trPr>
          <w:trHeight w:val="567"/>
          <w:ins w:id="1072" w:author="Xochitl Morgan" w:date="2018-02-23T10:42:00Z"/>
        </w:trPr>
        <w:tc>
          <w:tcPr>
            <w:tcW w:w="999" w:type="dxa"/>
            <w:shd w:val="clear" w:color="auto" w:fill="C6D9F1" w:themeFill="text2" w:themeFillTint="33"/>
          </w:tcPr>
          <w:p w14:paraId="5EDC09B1" w14:textId="467911FD" w:rsidR="00E40081" w:rsidRPr="00E91415" w:rsidRDefault="00E40081" w:rsidP="00C70C91">
            <w:pPr>
              <w:jc w:val="center"/>
              <w:rPr>
                <w:ins w:id="1073" w:author="Xochitl Morgan" w:date="2018-02-23T10:42:00Z"/>
                <w:b/>
              </w:rPr>
            </w:pPr>
            <w:ins w:id="1074" w:author="Xochitl Morgan" w:date="2018-02-23T10:42:00Z">
              <w:r w:rsidRPr="00C70C91">
                <w:rPr>
                  <w:b/>
                </w:rPr>
                <w:t>Soil</w:t>
              </w:r>
            </w:ins>
          </w:p>
        </w:tc>
        <w:tc>
          <w:tcPr>
            <w:tcW w:w="1035" w:type="dxa"/>
            <w:shd w:val="clear" w:color="auto" w:fill="C6D9F1" w:themeFill="text2" w:themeFillTint="33"/>
          </w:tcPr>
          <w:p w14:paraId="3A6CBB2B" w14:textId="42DA3133" w:rsidR="00E40081" w:rsidRDefault="00E40081" w:rsidP="00C70C91">
            <w:pPr>
              <w:jc w:val="center"/>
              <w:rPr>
                <w:ins w:id="1075" w:author="Xochitl Morgan" w:date="2018-02-23T10:42:00Z"/>
              </w:rPr>
            </w:pPr>
          </w:p>
        </w:tc>
        <w:tc>
          <w:tcPr>
            <w:tcW w:w="1368" w:type="dxa"/>
            <w:shd w:val="clear" w:color="auto" w:fill="auto"/>
          </w:tcPr>
          <w:p w14:paraId="785541BA" w14:textId="77777777" w:rsidR="00E40081" w:rsidRDefault="00E40081" w:rsidP="00C70C91">
            <w:pPr>
              <w:jc w:val="center"/>
              <w:rPr>
                <w:ins w:id="1076" w:author="Xochitl Morgan" w:date="2018-02-23T10:42:00Z"/>
              </w:rPr>
            </w:pPr>
          </w:p>
        </w:tc>
        <w:tc>
          <w:tcPr>
            <w:tcW w:w="1276" w:type="dxa"/>
            <w:shd w:val="clear" w:color="auto" w:fill="auto"/>
          </w:tcPr>
          <w:p w14:paraId="79C765FE" w14:textId="77777777" w:rsidR="00E40081" w:rsidRDefault="00E40081" w:rsidP="00C70C91">
            <w:pPr>
              <w:jc w:val="center"/>
              <w:rPr>
                <w:ins w:id="1077" w:author="Xochitl Morgan" w:date="2018-02-23T10:42:00Z"/>
              </w:rPr>
            </w:pPr>
          </w:p>
        </w:tc>
        <w:tc>
          <w:tcPr>
            <w:tcW w:w="1418" w:type="dxa"/>
            <w:shd w:val="clear" w:color="auto" w:fill="auto"/>
          </w:tcPr>
          <w:p w14:paraId="71A0B0FD" w14:textId="77777777" w:rsidR="00E40081" w:rsidRDefault="00E40081" w:rsidP="00C70C91">
            <w:pPr>
              <w:jc w:val="center"/>
              <w:rPr>
                <w:ins w:id="1078" w:author="Xochitl Morgan" w:date="2018-02-23T10:42:00Z"/>
              </w:rPr>
            </w:pPr>
          </w:p>
        </w:tc>
        <w:tc>
          <w:tcPr>
            <w:tcW w:w="1134" w:type="dxa"/>
            <w:shd w:val="clear" w:color="auto" w:fill="auto"/>
          </w:tcPr>
          <w:p w14:paraId="287BFAE4" w14:textId="77777777" w:rsidR="00E40081" w:rsidRDefault="00E40081" w:rsidP="00C70C91">
            <w:pPr>
              <w:jc w:val="center"/>
              <w:rPr>
                <w:ins w:id="1079" w:author="Xochitl Morgan" w:date="2018-02-23T12:12:00Z"/>
              </w:rPr>
            </w:pPr>
          </w:p>
        </w:tc>
        <w:tc>
          <w:tcPr>
            <w:tcW w:w="1417" w:type="dxa"/>
            <w:shd w:val="clear" w:color="auto" w:fill="auto"/>
          </w:tcPr>
          <w:p w14:paraId="2E320224" w14:textId="77777777" w:rsidR="00E40081" w:rsidRDefault="00E40081" w:rsidP="00C70C91">
            <w:pPr>
              <w:jc w:val="center"/>
              <w:rPr>
                <w:ins w:id="1080" w:author="Xochitl Morgan" w:date="2018-02-23T12:12:00Z"/>
              </w:rPr>
            </w:pPr>
          </w:p>
        </w:tc>
      </w:tr>
      <w:tr w:rsidR="00E40081" w14:paraId="3F1D8448" w14:textId="4F88E4C3" w:rsidTr="00524BF4">
        <w:trPr>
          <w:trHeight w:val="567"/>
          <w:ins w:id="1081" w:author="Xochitl Morgan" w:date="2018-02-23T10:42:00Z"/>
        </w:trPr>
        <w:tc>
          <w:tcPr>
            <w:tcW w:w="999" w:type="dxa"/>
            <w:shd w:val="clear" w:color="auto" w:fill="C6D9F1" w:themeFill="text2" w:themeFillTint="33"/>
          </w:tcPr>
          <w:p w14:paraId="336967AA" w14:textId="2DB3E729" w:rsidR="00E40081" w:rsidRPr="00E91415" w:rsidRDefault="00E40081" w:rsidP="00C70C91">
            <w:pPr>
              <w:jc w:val="center"/>
              <w:rPr>
                <w:ins w:id="1082" w:author="Xochitl Morgan" w:date="2018-02-23T10:42:00Z"/>
                <w:b/>
              </w:rPr>
            </w:pPr>
            <w:ins w:id="1083" w:author="Xochitl Morgan" w:date="2018-02-23T10:42:00Z">
              <w:r w:rsidRPr="00C70C91">
                <w:rPr>
                  <w:b/>
                </w:rPr>
                <w:t>Clay</w:t>
              </w:r>
            </w:ins>
          </w:p>
        </w:tc>
        <w:tc>
          <w:tcPr>
            <w:tcW w:w="1035" w:type="dxa"/>
            <w:shd w:val="clear" w:color="auto" w:fill="C6D9F1" w:themeFill="text2" w:themeFillTint="33"/>
          </w:tcPr>
          <w:p w14:paraId="6DBAB022" w14:textId="69B7D7F9" w:rsidR="00E40081" w:rsidRDefault="00E40081" w:rsidP="00C70C91">
            <w:pPr>
              <w:jc w:val="center"/>
              <w:rPr>
                <w:ins w:id="1084" w:author="Xochitl Morgan" w:date="2018-02-23T10:42:00Z"/>
              </w:rPr>
            </w:pPr>
            <w:ins w:id="1085" w:author="Xochitl Morgan" w:date="2018-02-23T10:42:00Z">
              <w:r>
                <w:t>0</w:t>
              </w:r>
            </w:ins>
          </w:p>
        </w:tc>
        <w:tc>
          <w:tcPr>
            <w:tcW w:w="1368" w:type="dxa"/>
            <w:shd w:val="clear" w:color="auto" w:fill="auto"/>
          </w:tcPr>
          <w:p w14:paraId="2E03FE37" w14:textId="77777777" w:rsidR="00E40081" w:rsidRDefault="00E40081" w:rsidP="00C70C91">
            <w:pPr>
              <w:jc w:val="center"/>
              <w:rPr>
                <w:ins w:id="1086" w:author="Xochitl Morgan" w:date="2018-02-23T10:42:00Z"/>
              </w:rPr>
            </w:pPr>
          </w:p>
        </w:tc>
        <w:tc>
          <w:tcPr>
            <w:tcW w:w="1276" w:type="dxa"/>
            <w:shd w:val="clear" w:color="auto" w:fill="auto"/>
          </w:tcPr>
          <w:p w14:paraId="6A3C532D" w14:textId="77777777" w:rsidR="00E40081" w:rsidRDefault="00E40081" w:rsidP="00C70C91">
            <w:pPr>
              <w:jc w:val="center"/>
              <w:rPr>
                <w:ins w:id="1087" w:author="Xochitl Morgan" w:date="2018-02-23T10:42:00Z"/>
              </w:rPr>
            </w:pPr>
          </w:p>
        </w:tc>
        <w:tc>
          <w:tcPr>
            <w:tcW w:w="1418" w:type="dxa"/>
            <w:shd w:val="clear" w:color="auto" w:fill="auto"/>
          </w:tcPr>
          <w:p w14:paraId="274FE554" w14:textId="77777777" w:rsidR="00E40081" w:rsidRDefault="00E40081" w:rsidP="00C70C91">
            <w:pPr>
              <w:jc w:val="center"/>
              <w:rPr>
                <w:ins w:id="1088" w:author="Xochitl Morgan" w:date="2018-02-23T10:42:00Z"/>
              </w:rPr>
            </w:pPr>
          </w:p>
        </w:tc>
        <w:tc>
          <w:tcPr>
            <w:tcW w:w="1134" w:type="dxa"/>
            <w:shd w:val="clear" w:color="auto" w:fill="auto"/>
          </w:tcPr>
          <w:p w14:paraId="4A18AE2F" w14:textId="77777777" w:rsidR="00E40081" w:rsidRDefault="00E40081" w:rsidP="00C70C91">
            <w:pPr>
              <w:jc w:val="center"/>
              <w:rPr>
                <w:ins w:id="1089" w:author="Xochitl Morgan" w:date="2018-02-23T12:12:00Z"/>
              </w:rPr>
            </w:pPr>
          </w:p>
        </w:tc>
        <w:tc>
          <w:tcPr>
            <w:tcW w:w="1417" w:type="dxa"/>
            <w:shd w:val="clear" w:color="auto" w:fill="auto"/>
          </w:tcPr>
          <w:p w14:paraId="51BCE3D5" w14:textId="77777777" w:rsidR="00E40081" w:rsidRDefault="00E40081" w:rsidP="00C70C91">
            <w:pPr>
              <w:jc w:val="center"/>
              <w:rPr>
                <w:ins w:id="1090" w:author="Xochitl Morgan" w:date="2018-02-23T12:12:00Z"/>
              </w:rPr>
            </w:pPr>
          </w:p>
        </w:tc>
      </w:tr>
      <w:tr w:rsidR="00E40081" w14:paraId="35A85E13" w14:textId="567D37CC" w:rsidTr="00524BF4">
        <w:trPr>
          <w:trHeight w:val="567"/>
          <w:ins w:id="1091" w:author="Xochitl Morgan" w:date="2018-02-23T10:42:00Z"/>
        </w:trPr>
        <w:tc>
          <w:tcPr>
            <w:tcW w:w="999" w:type="dxa"/>
            <w:shd w:val="clear" w:color="auto" w:fill="C6D9F1" w:themeFill="text2" w:themeFillTint="33"/>
          </w:tcPr>
          <w:p w14:paraId="6A68A3E8" w14:textId="4CE5619E" w:rsidR="00E40081" w:rsidRPr="00E91415" w:rsidRDefault="00E40081" w:rsidP="00C70C91">
            <w:pPr>
              <w:jc w:val="center"/>
              <w:rPr>
                <w:ins w:id="1092" w:author="Xochitl Morgan" w:date="2018-02-23T10:42:00Z"/>
                <w:b/>
              </w:rPr>
            </w:pPr>
            <w:ins w:id="1093" w:author="Xochitl Morgan" w:date="2018-02-23T10:42:00Z">
              <w:r w:rsidRPr="00C70C91">
                <w:rPr>
                  <w:b/>
                </w:rPr>
                <w:t>Topsoil</w:t>
              </w:r>
            </w:ins>
          </w:p>
        </w:tc>
        <w:tc>
          <w:tcPr>
            <w:tcW w:w="1035" w:type="dxa"/>
            <w:shd w:val="clear" w:color="auto" w:fill="C6D9F1" w:themeFill="text2" w:themeFillTint="33"/>
          </w:tcPr>
          <w:p w14:paraId="4B64EEBF" w14:textId="16DED566" w:rsidR="00E40081" w:rsidRDefault="00E40081" w:rsidP="00C70C91">
            <w:pPr>
              <w:jc w:val="center"/>
              <w:rPr>
                <w:ins w:id="1094" w:author="Xochitl Morgan" w:date="2018-02-23T10:42:00Z"/>
              </w:rPr>
            </w:pPr>
            <w:ins w:id="1095" w:author="Xochitl Morgan" w:date="2018-02-23T10:42:00Z">
              <w:r>
                <w:t>0</w:t>
              </w:r>
            </w:ins>
          </w:p>
        </w:tc>
        <w:tc>
          <w:tcPr>
            <w:tcW w:w="1368" w:type="dxa"/>
            <w:shd w:val="clear" w:color="auto" w:fill="auto"/>
          </w:tcPr>
          <w:p w14:paraId="7A27EBB3" w14:textId="77777777" w:rsidR="00E40081" w:rsidRDefault="00E40081" w:rsidP="00C70C91">
            <w:pPr>
              <w:jc w:val="center"/>
              <w:rPr>
                <w:ins w:id="1096" w:author="Xochitl Morgan" w:date="2018-02-23T10:42:00Z"/>
              </w:rPr>
            </w:pPr>
          </w:p>
        </w:tc>
        <w:tc>
          <w:tcPr>
            <w:tcW w:w="1276" w:type="dxa"/>
            <w:shd w:val="clear" w:color="auto" w:fill="auto"/>
          </w:tcPr>
          <w:p w14:paraId="688A3BD1" w14:textId="77777777" w:rsidR="00E40081" w:rsidRDefault="00E40081" w:rsidP="00C70C91">
            <w:pPr>
              <w:jc w:val="center"/>
              <w:rPr>
                <w:ins w:id="1097" w:author="Xochitl Morgan" w:date="2018-02-23T10:42:00Z"/>
              </w:rPr>
            </w:pPr>
          </w:p>
        </w:tc>
        <w:tc>
          <w:tcPr>
            <w:tcW w:w="1418" w:type="dxa"/>
            <w:shd w:val="clear" w:color="auto" w:fill="auto"/>
          </w:tcPr>
          <w:p w14:paraId="1A25C2A1" w14:textId="77777777" w:rsidR="00E40081" w:rsidRDefault="00E40081" w:rsidP="00C70C91">
            <w:pPr>
              <w:jc w:val="center"/>
              <w:rPr>
                <w:ins w:id="1098" w:author="Xochitl Morgan" w:date="2018-02-23T10:42:00Z"/>
              </w:rPr>
            </w:pPr>
          </w:p>
        </w:tc>
        <w:tc>
          <w:tcPr>
            <w:tcW w:w="1134" w:type="dxa"/>
            <w:shd w:val="clear" w:color="auto" w:fill="auto"/>
          </w:tcPr>
          <w:p w14:paraId="1E6E654B" w14:textId="77777777" w:rsidR="00E40081" w:rsidRDefault="00E40081" w:rsidP="00C70C91">
            <w:pPr>
              <w:jc w:val="center"/>
              <w:rPr>
                <w:ins w:id="1099" w:author="Xochitl Morgan" w:date="2018-02-23T12:12:00Z"/>
              </w:rPr>
            </w:pPr>
          </w:p>
        </w:tc>
        <w:tc>
          <w:tcPr>
            <w:tcW w:w="1417" w:type="dxa"/>
            <w:shd w:val="clear" w:color="auto" w:fill="auto"/>
          </w:tcPr>
          <w:p w14:paraId="1CD269A6" w14:textId="77777777" w:rsidR="00E40081" w:rsidRDefault="00E40081" w:rsidP="00C70C91">
            <w:pPr>
              <w:jc w:val="center"/>
              <w:rPr>
                <w:ins w:id="1100" w:author="Xochitl Morgan" w:date="2018-02-23T12:12:00Z"/>
              </w:rPr>
            </w:pPr>
          </w:p>
        </w:tc>
      </w:tr>
      <w:tr w:rsidR="00E40081" w14:paraId="5C617651" w14:textId="4F2BC54B" w:rsidTr="00524BF4">
        <w:trPr>
          <w:trHeight w:val="567"/>
          <w:ins w:id="1101" w:author="Xochitl Morgan" w:date="2018-02-23T10:42:00Z"/>
        </w:trPr>
        <w:tc>
          <w:tcPr>
            <w:tcW w:w="999" w:type="dxa"/>
            <w:shd w:val="clear" w:color="auto" w:fill="C6D9F1" w:themeFill="text2" w:themeFillTint="33"/>
          </w:tcPr>
          <w:p w14:paraId="172DD29A" w14:textId="7DAD6C37" w:rsidR="00E40081" w:rsidRPr="00C70C91" w:rsidRDefault="00E40081" w:rsidP="00C70C91">
            <w:pPr>
              <w:jc w:val="center"/>
              <w:rPr>
                <w:ins w:id="1102" w:author="Xochitl Morgan" w:date="2018-02-23T10:42:00Z"/>
                <w:b/>
              </w:rPr>
            </w:pPr>
            <w:r>
              <w:rPr>
                <w:b/>
              </w:rPr>
              <w:t>Water</w:t>
            </w:r>
          </w:p>
        </w:tc>
        <w:tc>
          <w:tcPr>
            <w:tcW w:w="1035" w:type="dxa"/>
            <w:shd w:val="clear" w:color="auto" w:fill="C6D9F1" w:themeFill="text2" w:themeFillTint="33"/>
          </w:tcPr>
          <w:p w14:paraId="53F50D4D" w14:textId="249C40BC" w:rsidR="00E40081" w:rsidRDefault="00E40081" w:rsidP="00C70C91">
            <w:pPr>
              <w:jc w:val="center"/>
              <w:rPr>
                <w:ins w:id="1103" w:author="Xochitl Morgan" w:date="2018-02-23T10:42:00Z"/>
              </w:rPr>
            </w:pPr>
          </w:p>
        </w:tc>
        <w:tc>
          <w:tcPr>
            <w:tcW w:w="1368" w:type="dxa"/>
            <w:shd w:val="clear" w:color="auto" w:fill="auto"/>
          </w:tcPr>
          <w:p w14:paraId="7B0C1504" w14:textId="41208423" w:rsidR="00E40081" w:rsidRDefault="00E40081" w:rsidP="00C70C91">
            <w:pPr>
              <w:jc w:val="center"/>
              <w:rPr>
                <w:ins w:id="1104" w:author="Xochitl Morgan" w:date="2018-02-23T10:42:00Z"/>
              </w:rPr>
            </w:pPr>
          </w:p>
        </w:tc>
        <w:tc>
          <w:tcPr>
            <w:tcW w:w="1276" w:type="dxa"/>
            <w:shd w:val="clear" w:color="auto" w:fill="auto"/>
          </w:tcPr>
          <w:p w14:paraId="198F36B0" w14:textId="047C63BC" w:rsidR="00E40081" w:rsidRDefault="00E40081" w:rsidP="00C70C91">
            <w:pPr>
              <w:jc w:val="center"/>
              <w:rPr>
                <w:ins w:id="1105" w:author="Xochitl Morgan" w:date="2018-02-23T10:42:00Z"/>
              </w:rPr>
            </w:pPr>
          </w:p>
        </w:tc>
        <w:tc>
          <w:tcPr>
            <w:tcW w:w="1418" w:type="dxa"/>
            <w:shd w:val="clear" w:color="auto" w:fill="auto"/>
          </w:tcPr>
          <w:p w14:paraId="2631B7B6" w14:textId="77777777" w:rsidR="00E40081" w:rsidRDefault="00E40081" w:rsidP="00C70C91">
            <w:pPr>
              <w:jc w:val="center"/>
              <w:rPr>
                <w:ins w:id="1106" w:author="Xochitl Morgan" w:date="2018-02-23T10:42:00Z"/>
              </w:rPr>
            </w:pPr>
          </w:p>
        </w:tc>
        <w:tc>
          <w:tcPr>
            <w:tcW w:w="1134" w:type="dxa"/>
            <w:shd w:val="clear" w:color="auto" w:fill="auto"/>
          </w:tcPr>
          <w:p w14:paraId="41E6DA4D" w14:textId="77777777" w:rsidR="00E40081" w:rsidRDefault="00E40081" w:rsidP="00C70C91">
            <w:pPr>
              <w:jc w:val="center"/>
              <w:rPr>
                <w:ins w:id="1107" w:author="Xochitl Morgan" w:date="2018-02-23T12:12:00Z"/>
              </w:rPr>
            </w:pPr>
          </w:p>
        </w:tc>
        <w:tc>
          <w:tcPr>
            <w:tcW w:w="1417" w:type="dxa"/>
            <w:shd w:val="clear" w:color="auto" w:fill="auto"/>
          </w:tcPr>
          <w:p w14:paraId="5D3CACBB" w14:textId="77777777" w:rsidR="00E40081" w:rsidRDefault="00E40081" w:rsidP="00C70C91">
            <w:pPr>
              <w:jc w:val="center"/>
              <w:rPr>
                <w:ins w:id="1108" w:author="Xochitl Morgan" w:date="2018-02-23T12:12:00Z"/>
              </w:rPr>
            </w:pPr>
          </w:p>
        </w:tc>
      </w:tr>
      <w:tr w:rsidR="00E40081" w14:paraId="21E82EB8" w14:textId="7BBB5DA4" w:rsidTr="00524BF4">
        <w:trPr>
          <w:trHeight w:val="567"/>
          <w:ins w:id="1109" w:author="Xochitl Morgan" w:date="2018-02-23T10:42:00Z"/>
        </w:trPr>
        <w:tc>
          <w:tcPr>
            <w:tcW w:w="999" w:type="dxa"/>
            <w:shd w:val="clear" w:color="auto" w:fill="C6D9F1" w:themeFill="text2" w:themeFillTint="33"/>
          </w:tcPr>
          <w:p w14:paraId="2204D9EB" w14:textId="5F617760" w:rsidR="00E40081" w:rsidRPr="00C70C91" w:rsidRDefault="00E40081" w:rsidP="00C70C91">
            <w:pPr>
              <w:jc w:val="center"/>
              <w:rPr>
                <w:ins w:id="1110" w:author="Xochitl Morgan" w:date="2018-02-23T10:42:00Z"/>
                <w:b/>
              </w:rPr>
            </w:pPr>
            <w:r>
              <w:rPr>
                <w:b/>
              </w:rPr>
              <w:t>50 ml</w:t>
            </w:r>
          </w:p>
        </w:tc>
        <w:tc>
          <w:tcPr>
            <w:tcW w:w="1035" w:type="dxa"/>
            <w:shd w:val="clear" w:color="auto" w:fill="C6D9F1" w:themeFill="text2" w:themeFillTint="33"/>
          </w:tcPr>
          <w:p w14:paraId="2F28D3B4" w14:textId="392D76BE" w:rsidR="00E40081" w:rsidRDefault="00E40081" w:rsidP="00C70C91">
            <w:pPr>
              <w:jc w:val="center"/>
              <w:rPr>
                <w:ins w:id="1111" w:author="Xochitl Morgan" w:date="2018-02-23T10:42:00Z"/>
              </w:rPr>
            </w:pPr>
            <w:r>
              <w:t>0</w:t>
            </w:r>
          </w:p>
        </w:tc>
        <w:tc>
          <w:tcPr>
            <w:tcW w:w="1368" w:type="dxa"/>
            <w:shd w:val="clear" w:color="auto" w:fill="auto"/>
          </w:tcPr>
          <w:p w14:paraId="4C4E773B" w14:textId="7753F7A7" w:rsidR="00E40081" w:rsidRDefault="00E40081" w:rsidP="00C70C91">
            <w:pPr>
              <w:jc w:val="center"/>
              <w:rPr>
                <w:ins w:id="1112" w:author="Xochitl Morgan" w:date="2018-02-23T10:42:00Z"/>
              </w:rPr>
            </w:pPr>
          </w:p>
        </w:tc>
        <w:tc>
          <w:tcPr>
            <w:tcW w:w="1276" w:type="dxa"/>
            <w:shd w:val="clear" w:color="auto" w:fill="auto"/>
          </w:tcPr>
          <w:p w14:paraId="79410046" w14:textId="303A9799" w:rsidR="00E40081" w:rsidRDefault="00E40081" w:rsidP="00C70C91">
            <w:pPr>
              <w:jc w:val="center"/>
              <w:rPr>
                <w:ins w:id="1113" w:author="Xochitl Morgan" w:date="2018-02-23T10:42:00Z"/>
              </w:rPr>
            </w:pPr>
          </w:p>
        </w:tc>
        <w:tc>
          <w:tcPr>
            <w:tcW w:w="1418" w:type="dxa"/>
            <w:shd w:val="clear" w:color="auto" w:fill="auto"/>
          </w:tcPr>
          <w:p w14:paraId="4DB48892" w14:textId="77777777" w:rsidR="00E40081" w:rsidRDefault="00E40081" w:rsidP="00C70C91">
            <w:pPr>
              <w:jc w:val="center"/>
              <w:rPr>
                <w:ins w:id="1114" w:author="Xochitl Morgan" w:date="2018-02-23T10:42:00Z"/>
              </w:rPr>
            </w:pPr>
          </w:p>
        </w:tc>
        <w:tc>
          <w:tcPr>
            <w:tcW w:w="1134" w:type="dxa"/>
            <w:shd w:val="clear" w:color="auto" w:fill="auto"/>
          </w:tcPr>
          <w:p w14:paraId="6340D181" w14:textId="77777777" w:rsidR="00E40081" w:rsidRDefault="00E40081" w:rsidP="00C70C91">
            <w:pPr>
              <w:jc w:val="center"/>
              <w:rPr>
                <w:ins w:id="1115" w:author="Xochitl Morgan" w:date="2018-02-23T12:12:00Z"/>
              </w:rPr>
            </w:pPr>
          </w:p>
        </w:tc>
        <w:tc>
          <w:tcPr>
            <w:tcW w:w="1417" w:type="dxa"/>
            <w:shd w:val="clear" w:color="auto" w:fill="auto"/>
          </w:tcPr>
          <w:p w14:paraId="5E04695E" w14:textId="77777777" w:rsidR="00E40081" w:rsidRDefault="00E40081" w:rsidP="00C70C91">
            <w:pPr>
              <w:jc w:val="center"/>
              <w:rPr>
                <w:ins w:id="1116" w:author="Xochitl Morgan" w:date="2018-02-23T12:12:00Z"/>
              </w:rPr>
            </w:pPr>
          </w:p>
        </w:tc>
      </w:tr>
      <w:tr w:rsidR="00E40081" w14:paraId="7988D89F" w14:textId="6A4B20AD" w:rsidTr="00524BF4">
        <w:trPr>
          <w:trHeight w:val="567"/>
          <w:ins w:id="1117" w:author="Xochitl Morgan" w:date="2018-02-23T10:42:00Z"/>
        </w:trPr>
        <w:tc>
          <w:tcPr>
            <w:tcW w:w="999" w:type="dxa"/>
            <w:shd w:val="clear" w:color="auto" w:fill="C6D9F1" w:themeFill="text2" w:themeFillTint="33"/>
          </w:tcPr>
          <w:p w14:paraId="63550EFA" w14:textId="18971232" w:rsidR="00E40081" w:rsidRPr="00E40081" w:rsidRDefault="00E40081" w:rsidP="00C70C91">
            <w:pPr>
              <w:jc w:val="center"/>
              <w:rPr>
                <w:ins w:id="1118" w:author="Xochitl Morgan" w:date="2018-02-23T10:42:00Z"/>
                <w:b/>
              </w:rPr>
            </w:pPr>
            <w:r w:rsidRPr="00E40081">
              <w:rPr>
                <w:b/>
              </w:rPr>
              <w:t>1000 ml</w:t>
            </w:r>
          </w:p>
        </w:tc>
        <w:tc>
          <w:tcPr>
            <w:tcW w:w="1035" w:type="dxa"/>
            <w:shd w:val="clear" w:color="auto" w:fill="C6D9F1" w:themeFill="text2" w:themeFillTint="33"/>
          </w:tcPr>
          <w:p w14:paraId="512C6742" w14:textId="366EAB54" w:rsidR="00E40081" w:rsidRDefault="00E40081" w:rsidP="00C70C91">
            <w:pPr>
              <w:jc w:val="center"/>
              <w:rPr>
                <w:ins w:id="1119" w:author="Xochitl Morgan" w:date="2018-02-23T10:42:00Z"/>
              </w:rPr>
            </w:pPr>
            <w:r>
              <w:t>0</w:t>
            </w:r>
          </w:p>
        </w:tc>
        <w:tc>
          <w:tcPr>
            <w:tcW w:w="1368" w:type="dxa"/>
            <w:shd w:val="clear" w:color="auto" w:fill="auto"/>
          </w:tcPr>
          <w:p w14:paraId="2F823208" w14:textId="77777777" w:rsidR="00E40081" w:rsidRDefault="00E40081" w:rsidP="00C70C91">
            <w:pPr>
              <w:jc w:val="center"/>
              <w:rPr>
                <w:ins w:id="1120" w:author="Xochitl Morgan" w:date="2018-02-23T10:42:00Z"/>
              </w:rPr>
            </w:pPr>
          </w:p>
        </w:tc>
        <w:tc>
          <w:tcPr>
            <w:tcW w:w="1276" w:type="dxa"/>
            <w:shd w:val="clear" w:color="auto" w:fill="auto"/>
          </w:tcPr>
          <w:p w14:paraId="30C63BB1" w14:textId="77777777" w:rsidR="00E40081" w:rsidRDefault="00E40081" w:rsidP="00C70C91">
            <w:pPr>
              <w:jc w:val="center"/>
              <w:rPr>
                <w:ins w:id="1121" w:author="Xochitl Morgan" w:date="2018-02-23T10:42:00Z"/>
              </w:rPr>
            </w:pPr>
          </w:p>
        </w:tc>
        <w:tc>
          <w:tcPr>
            <w:tcW w:w="1418" w:type="dxa"/>
            <w:shd w:val="clear" w:color="auto" w:fill="auto"/>
          </w:tcPr>
          <w:p w14:paraId="3FECC686" w14:textId="77777777" w:rsidR="00E40081" w:rsidRDefault="00E40081" w:rsidP="00C70C91">
            <w:pPr>
              <w:jc w:val="center"/>
              <w:rPr>
                <w:ins w:id="1122" w:author="Xochitl Morgan" w:date="2018-02-23T10:42:00Z"/>
              </w:rPr>
            </w:pPr>
          </w:p>
        </w:tc>
        <w:tc>
          <w:tcPr>
            <w:tcW w:w="1134" w:type="dxa"/>
            <w:shd w:val="clear" w:color="auto" w:fill="auto"/>
          </w:tcPr>
          <w:p w14:paraId="73D4FA73" w14:textId="77777777" w:rsidR="00E40081" w:rsidRDefault="00E40081" w:rsidP="00C70C91">
            <w:pPr>
              <w:jc w:val="center"/>
              <w:rPr>
                <w:ins w:id="1123" w:author="Xochitl Morgan" w:date="2018-02-23T12:12:00Z"/>
              </w:rPr>
            </w:pPr>
          </w:p>
        </w:tc>
        <w:tc>
          <w:tcPr>
            <w:tcW w:w="1417" w:type="dxa"/>
            <w:shd w:val="clear" w:color="auto" w:fill="auto"/>
          </w:tcPr>
          <w:p w14:paraId="5F316B68" w14:textId="77777777" w:rsidR="00E40081" w:rsidRDefault="00E40081" w:rsidP="00C70C91">
            <w:pPr>
              <w:jc w:val="center"/>
              <w:rPr>
                <w:ins w:id="1124" w:author="Xochitl Morgan" w:date="2018-02-23T12:12:00Z"/>
              </w:rPr>
            </w:pPr>
          </w:p>
        </w:tc>
      </w:tr>
      <w:tr w:rsidR="00E40081" w14:paraId="578327CF" w14:textId="05F25777" w:rsidTr="00524BF4">
        <w:trPr>
          <w:trHeight w:val="567"/>
          <w:ins w:id="1125" w:author="Xochitl Morgan" w:date="2018-02-23T10:42:00Z"/>
        </w:trPr>
        <w:tc>
          <w:tcPr>
            <w:tcW w:w="999" w:type="dxa"/>
            <w:shd w:val="clear" w:color="auto" w:fill="C6D9F1" w:themeFill="text2" w:themeFillTint="33"/>
          </w:tcPr>
          <w:p w14:paraId="11EB32B7" w14:textId="3EE92D7E" w:rsidR="00E40081" w:rsidRPr="00C70C91" w:rsidRDefault="00E40081" w:rsidP="00C70C91">
            <w:pPr>
              <w:jc w:val="center"/>
              <w:rPr>
                <w:ins w:id="1126" w:author="Xochitl Morgan" w:date="2018-02-23T10:42:00Z"/>
                <w:b/>
              </w:rPr>
            </w:pPr>
            <w:r>
              <w:rPr>
                <w:b/>
              </w:rPr>
              <w:t xml:space="preserve">Serial </w:t>
            </w:r>
            <w:proofErr w:type="spellStart"/>
            <w:r>
              <w:rPr>
                <w:b/>
              </w:rPr>
              <w:t>dil</w:t>
            </w:r>
            <w:proofErr w:type="spellEnd"/>
            <w:r>
              <w:rPr>
                <w:b/>
              </w:rPr>
              <w:t xml:space="preserve"> 1:</w:t>
            </w:r>
          </w:p>
        </w:tc>
        <w:tc>
          <w:tcPr>
            <w:tcW w:w="1035" w:type="dxa"/>
            <w:shd w:val="clear" w:color="auto" w:fill="C6D9F1" w:themeFill="text2" w:themeFillTint="33"/>
          </w:tcPr>
          <w:p w14:paraId="07056024" w14:textId="6AFDF1F0" w:rsidR="00E40081" w:rsidRDefault="00E40081" w:rsidP="00C70C91">
            <w:pPr>
              <w:jc w:val="center"/>
              <w:rPr>
                <w:ins w:id="1127" w:author="Xochitl Morgan" w:date="2018-02-23T10:42:00Z"/>
              </w:rPr>
            </w:pPr>
            <w:r>
              <w:t>1:10</w:t>
            </w:r>
          </w:p>
        </w:tc>
        <w:tc>
          <w:tcPr>
            <w:tcW w:w="1368" w:type="dxa"/>
            <w:shd w:val="clear" w:color="auto" w:fill="auto"/>
          </w:tcPr>
          <w:p w14:paraId="7445E764" w14:textId="77777777" w:rsidR="00E40081" w:rsidRDefault="00E40081" w:rsidP="00C70C91">
            <w:pPr>
              <w:jc w:val="center"/>
              <w:rPr>
                <w:ins w:id="1128" w:author="Xochitl Morgan" w:date="2018-02-23T10:42:00Z"/>
              </w:rPr>
            </w:pPr>
          </w:p>
        </w:tc>
        <w:tc>
          <w:tcPr>
            <w:tcW w:w="1276" w:type="dxa"/>
            <w:shd w:val="clear" w:color="auto" w:fill="auto"/>
          </w:tcPr>
          <w:p w14:paraId="38CAEEE0" w14:textId="77777777" w:rsidR="00E40081" w:rsidRDefault="00E40081" w:rsidP="00C70C91">
            <w:pPr>
              <w:jc w:val="center"/>
              <w:rPr>
                <w:ins w:id="1129" w:author="Xochitl Morgan" w:date="2018-02-23T10:42:00Z"/>
              </w:rPr>
            </w:pPr>
          </w:p>
        </w:tc>
        <w:tc>
          <w:tcPr>
            <w:tcW w:w="1418" w:type="dxa"/>
            <w:shd w:val="clear" w:color="auto" w:fill="auto"/>
          </w:tcPr>
          <w:p w14:paraId="5C3AD17A" w14:textId="77777777" w:rsidR="00E40081" w:rsidRDefault="00E40081" w:rsidP="00C70C91">
            <w:pPr>
              <w:jc w:val="center"/>
              <w:rPr>
                <w:ins w:id="1130" w:author="Xochitl Morgan" w:date="2018-02-23T10:42:00Z"/>
              </w:rPr>
            </w:pPr>
          </w:p>
        </w:tc>
        <w:tc>
          <w:tcPr>
            <w:tcW w:w="1134" w:type="dxa"/>
            <w:shd w:val="clear" w:color="auto" w:fill="auto"/>
          </w:tcPr>
          <w:p w14:paraId="22C375A9" w14:textId="77777777" w:rsidR="00E40081" w:rsidRDefault="00E40081" w:rsidP="00C70C91">
            <w:pPr>
              <w:jc w:val="center"/>
              <w:rPr>
                <w:ins w:id="1131" w:author="Xochitl Morgan" w:date="2018-02-23T12:12:00Z"/>
              </w:rPr>
            </w:pPr>
          </w:p>
        </w:tc>
        <w:tc>
          <w:tcPr>
            <w:tcW w:w="1417" w:type="dxa"/>
            <w:shd w:val="clear" w:color="auto" w:fill="auto"/>
          </w:tcPr>
          <w:p w14:paraId="3D122C2C" w14:textId="77777777" w:rsidR="00E40081" w:rsidRDefault="00E40081" w:rsidP="00C70C91">
            <w:pPr>
              <w:jc w:val="center"/>
              <w:rPr>
                <w:ins w:id="1132" w:author="Xochitl Morgan" w:date="2018-02-23T12:12:00Z"/>
              </w:rPr>
            </w:pPr>
          </w:p>
        </w:tc>
      </w:tr>
      <w:tr w:rsidR="00E40081" w14:paraId="5FE73E8C" w14:textId="77777777" w:rsidTr="00524BF4">
        <w:trPr>
          <w:trHeight w:val="567"/>
        </w:trPr>
        <w:tc>
          <w:tcPr>
            <w:tcW w:w="999" w:type="dxa"/>
            <w:shd w:val="clear" w:color="auto" w:fill="C6D9F1" w:themeFill="text2" w:themeFillTint="33"/>
          </w:tcPr>
          <w:p w14:paraId="0187140A" w14:textId="5854ED7C" w:rsidR="00E40081" w:rsidRPr="00E40081" w:rsidRDefault="00E40081" w:rsidP="00C70C91">
            <w:pPr>
              <w:jc w:val="center"/>
            </w:pPr>
            <w:r w:rsidRPr="00E40081">
              <w:t>Arm / nose</w:t>
            </w:r>
          </w:p>
        </w:tc>
        <w:tc>
          <w:tcPr>
            <w:tcW w:w="1035" w:type="dxa"/>
            <w:shd w:val="clear" w:color="auto" w:fill="C6D9F1" w:themeFill="text2" w:themeFillTint="33"/>
          </w:tcPr>
          <w:p w14:paraId="36188532" w14:textId="09803D4B" w:rsidR="00E40081" w:rsidRDefault="00E40081" w:rsidP="00C70C91">
            <w:pPr>
              <w:jc w:val="center"/>
            </w:pPr>
            <w:r>
              <w:t>1:100</w:t>
            </w:r>
          </w:p>
        </w:tc>
        <w:tc>
          <w:tcPr>
            <w:tcW w:w="1368" w:type="dxa"/>
            <w:shd w:val="clear" w:color="auto" w:fill="auto"/>
          </w:tcPr>
          <w:p w14:paraId="65BAA688" w14:textId="77777777" w:rsidR="00E40081" w:rsidRDefault="00E40081" w:rsidP="00C70C91">
            <w:pPr>
              <w:jc w:val="center"/>
            </w:pPr>
          </w:p>
        </w:tc>
        <w:tc>
          <w:tcPr>
            <w:tcW w:w="1276" w:type="dxa"/>
            <w:shd w:val="clear" w:color="auto" w:fill="auto"/>
          </w:tcPr>
          <w:p w14:paraId="44938CC4" w14:textId="77777777" w:rsidR="00E40081" w:rsidRDefault="00E40081" w:rsidP="00C70C91">
            <w:pPr>
              <w:jc w:val="center"/>
            </w:pPr>
          </w:p>
        </w:tc>
        <w:tc>
          <w:tcPr>
            <w:tcW w:w="1418" w:type="dxa"/>
            <w:shd w:val="clear" w:color="auto" w:fill="auto"/>
          </w:tcPr>
          <w:p w14:paraId="6B8C217A" w14:textId="77777777" w:rsidR="00E40081" w:rsidRDefault="00E40081" w:rsidP="00C70C91">
            <w:pPr>
              <w:jc w:val="center"/>
            </w:pPr>
          </w:p>
        </w:tc>
        <w:tc>
          <w:tcPr>
            <w:tcW w:w="1134" w:type="dxa"/>
            <w:shd w:val="clear" w:color="auto" w:fill="auto"/>
          </w:tcPr>
          <w:p w14:paraId="79ED4332" w14:textId="77777777" w:rsidR="00E40081" w:rsidRDefault="00E40081" w:rsidP="00C70C91">
            <w:pPr>
              <w:jc w:val="center"/>
            </w:pPr>
          </w:p>
        </w:tc>
        <w:tc>
          <w:tcPr>
            <w:tcW w:w="1417" w:type="dxa"/>
            <w:shd w:val="clear" w:color="auto" w:fill="auto"/>
          </w:tcPr>
          <w:p w14:paraId="1E37DB5D" w14:textId="77777777" w:rsidR="00E40081" w:rsidRDefault="00E40081" w:rsidP="00C70C91">
            <w:pPr>
              <w:jc w:val="center"/>
            </w:pPr>
          </w:p>
        </w:tc>
      </w:tr>
      <w:tr w:rsidR="00E40081" w14:paraId="6DE8C610" w14:textId="7D3579CF" w:rsidTr="00524BF4">
        <w:trPr>
          <w:trHeight w:val="567"/>
          <w:ins w:id="1133" w:author="Xochitl Morgan" w:date="2018-02-23T10:42:00Z"/>
        </w:trPr>
        <w:tc>
          <w:tcPr>
            <w:tcW w:w="999" w:type="dxa"/>
            <w:shd w:val="clear" w:color="auto" w:fill="C6D9F1" w:themeFill="text2" w:themeFillTint="33"/>
          </w:tcPr>
          <w:p w14:paraId="5D9B1F04" w14:textId="3A80975E" w:rsidR="00E40081" w:rsidRPr="00E40081" w:rsidRDefault="00E40081" w:rsidP="00C70C91">
            <w:pPr>
              <w:jc w:val="center"/>
              <w:rPr>
                <w:ins w:id="1134" w:author="Xochitl Morgan" w:date="2018-02-23T10:42:00Z"/>
              </w:rPr>
            </w:pPr>
            <w:r w:rsidRPr="00E40081">
              <w:t>Water 50 / 1000</w:t>
            </w:r>
          </w:p>
        </w:tc>
        <w:tc>
          <w:tcPr>
            <w:tcW w:w="1035" w:type="dxa"/>
            <w:shd w:val="clear" w:color="auto" w:fill="C6D9F1" w:themeFill="text2" w:themeFillTint="33"/>
          </w:tcPr>
          <w:p w14:paraId="2301CF18" w14:textId="66DA1D7A" w:rsidR="00E40081" w:rsidRDefault="00E40081" w:rsidP="00C70C91">
            <w:pPr>
              <w:jc w:val="center"/>
              <w:rPr>
                <w:ins w:id="1135" w:author="Xochitl Morgan" w:date="2018-02-23T10:42:00Z"/>
              </w:rPr>
            </w:pPr>
            <w:ins w:id="1136" w:author="Xochitl Morgan" w:date="2018-02-23T10:42:00Z">
              <w:r>
                <w:t>1:1000</w:t>
              </w:r>
            </w:ins>
          </w:p>
        </w:tc>
        <w:tc>
          <w:tcPr>
            <w:tcW w:w="1368" w:type="dxa"/>
            <w:shd w:val="clear" w:color="auto" w:fill="auto"/>
          </w:tcPr>
          <w:p w14:paraId="1772A21D" w14:textId="77777777" w:rsidR="00E40081" w:rsidRDefault="00E40081" w:rsidP="00C70C91">
            <w:pPr>
              <w:jc w:val="center"/>
              <w:rPr>
                <w:ins w:id="1137" w:author="Xochitl Morgan" w:date="2018-02-23T10:42:00Z"/>
              </w:rPr>
            </w:pPr>
          </w:p>
        </w:tc>
        <w:tc>
          <w:tcPr>
            <w:tcW w:w="1276" w:type="dxa"/>
            <w:shd w:val="clear" w:color="auto" w:fill="auto"/>
          </w:tcPr>
          <w:p w14:paraId="23C1F692" w14:textId="77777777" w:rsidR="00E40081" w:rsidRDefault="00E40081" w:rsidP="00C70C91">
            <w:pPr>
              <w:jc w:val="center"/>
              <w:rPr>
                <w:ins w:id="1138" w:author="Xochitl Morgan" w:date="2018-02-23T10:42:00Z"/>
              </w:rPr>
            </w:pPr>
          </w:p>
        </w:tc>
        <w:tc>
          <w:tcPr>
            <w:tcW w:w="1418" w:type="dxa"/>
            <w:shd w:val="clear" w:color="auto" w:fill="auto"/>
          </w:tcPr>
          <w:p w14:paraId="631D162E" w14:textId="77777777" w:rsidR="00E40081" w:rsidRDefault="00E40081" w:rsidP="00C70C91">
            <w:pPr>
              <w:jc w:val="center"/>
              <w:rPr>
                <w:ins w:id="1139" w:author="Xochitl Morgan" w:date="2018-02-23T10:42:00Z"/>
              </w:rPr>
            </w:pPr>
          </w:p>
        </w:tc>
        <w:tc>
          <w:tcPr>
            <w:tcW w:w="1134" w:type="dxa"/>
            <w:shd w:val="clear" w:color="auto" w:fill="auto"/>
          </w:tcPr>
          <w:p w14:paraId="0249D5B6" w14:textId="77777777" w:rsidR="00E40081" w:rsidRDefault="00E40081" w:rsidP="00C70C91">
            <w:pPr>
              <w:jc w:val="center"/>
              <w:rPr>
                <w:ins w:id="1140" w:author="Xochitl Morgan" w:date="2018-02-23T12:12:00Z"/>
              </w:rPr>
            </w:pPr>
          </w:p>
        </w:tc>
        <w:tc>
          <w:tcPr>
            <w:tcW w:w="1417" w:type="dxa"/>
            <w:shd w:val="clear" w:color="auto" w:fill="auto"/>
          </w:tcPr>
          <w:p w14:paraId="078EF4A3" w14:textId="77777777" w:rsidR="00E40081" w:rsidRDefault="00E40081" w:rsidP="00C70C91">
            <w:pPr>
              <w:jc w:val="center"/>
              <w:rPr>
                <w:ins w:id="1141" w:author="Xochitl Morgan" w:date="2018-02-23T12:12:00Z"/>
              </w:rPr>
            </w:pPr>
          </w:p>
        </w:tc>
      </w:tr>
      <w:tr w:rsidR="00E40081" w14:paraId="67F00CDE" w14:textId="124BBD33" w:rsidTr="00524BF4">
        <w:trPr>
          <w:trHeight w:val="567"/>
          <w:ins w:id="1142" w:author="Xochitl Morgan" w:date="2018-02-23T10:42:00Z"/>
        </w:trPr>
        <w:tc>
          <w:tcPr>
            <w:tcW w:w="999" w:type="dxa"/>
            <w:shd w:val="clear" w:color="auto" w:fill="C6D9F1" w:themeFill="text2" w:themeFillTint="33"/>
          </w:tcPr>
          <w:p w14:paraId="16034E79" w14:textId="723BD660" w:rsidR="00E40081" w:rsidRPr="00E40081" w:rsidRDefault="00E40081" w:rsidP="00C70C91">
            <w:pPr>
              <w:jc w:val="center"/>
              <w:rPr>
                <w:ins w:id="1143" w:author="Xochitl Morgan" w:date="2018-02-23T10:42:00Z"/>
              </w:rPr>
            </w:pPr>
            <w:r w:rsidRPr="00E40081">
              <w:t>Soil clay / topsoil</w:t>
            </w:r>
          </w:p>
        </w:tc>
        <w:tc>
          <w:tcPr>
            <w:tcW w:w="1035" w:type="dxa"/>
            <w:shd w:val="clear" w:color="auto" w:fill="C6D9F1" w:themeFill="text2" w:themeFillTint="33"/>
          </w:tcPr>
          <w:p w14:paraId="17E638C6" w14:textId="5F6D5ED5" w:rsidR="00E40081" w:rsidRDefault="00E40081" w:rsidP="00C70C91">
            <w:pPr>
              <w:jc w:val="center"/>
              <w:rPr>
                <w:ins w:id="1144" w:author="Xochitl Morgan" w:date="2018-02-23T10:42:00Z"/>
              </w:rPr>
            </w:pPr>
            <w:r>
              <w:t>1:10000</w:t>
            </w:r>
          </w:p>
        </w:tc>
        <w:tc>
          <w:tcPr>
            <w:tcW w:w="1368" w:type="dxa"/>
            <w:shd w:val="clear" w:color="auto" w:fill="auto"/>
          </w:tcPr>
          <w:p w14:paraId="761CBBF9" w14:textId="77777777" w:rsidR="00E40081" w:rsidRDefault="00E40081" w:rsidP="00C70C91">
            <w:pPr>
              <w:jc w:val="center"/>
              <w:rPr>
                <w:ins w:id="1145" w:author="Xochitl Morgan" w:date="2018-02-23T10:42:00Z"/>
              </w:rPr>
            </w:pPr>
          </w:p>
        </w:tc>
        <w:tc>
          <w:tcPr>
            <w:tcW w:w="1276" w:type="dxa"/>
            <w:shd w:val="clear" w:color="auto" w:fill="auto"/>
          </w:tcPr>
          <w:p w14:paraId="47643A90" w14:textId="77777777" w:rsidR="00E40081" w:rsidRDefault="00E40081" w:rsidP="00C70C91">
            <w:pPr>
              <w:jc w:val="center"/>
              <w:rPr>
                <w:ins w:id="1146" w:author="Xochitl Morgan" w:date="2018-02-23T10:42:00Z"/>
              </w:rPr>
            </w:pPr>
          </w:p>
        </w:tc>
        <w:tc>
          <w:tcPr>
            <w:tcW w:w="1418" w:type="dxa"/>
            <w:shd w:val="clear" w:color="auto" w:fill="auto"/>
          </w:tcPr>
          <w:p w14:paraId="6B2790EF" w14:textId="77777777" w:rsidR="00E40081" w:rsidRDefault="00E40081" w:rsidP="00C70C91">
            <w:pPr>
              <w:jc w:val="center"/>
              <w:rPr>
                <w:ins w:id="1147" w:author="Xochitl Morgan" w:date="2018-02-23T10:42:00Z"/>
              </w:rPr>
            </w:pPr>
          </w:p>
        </w:tc>
        <w:tc>
          <w:tcPr>
            <w:tcW w:w="1134" w:type="dxa"/>
            <w:shd w:val="clear" w:color="auto" w:fill="auto"/>
          </w:tcPr>
          <w:p w14:paraId="212BA725" w14:textId="77777777" w:rsidR="00E40081" w:rsidRDefault="00E40081" w:rsidP="00C70C91">
            <w:pPr>
              <w:jc w:val="center"/>
              <w:rPr>
                <w:ins w:id="1148" w:author="Xochitl Morgan" w:date="2018-02-23T12:12:00Z"/>
              </w:rPr>
            </w:pPr>
          </w:p>
        </w:tc>
        <w:tc>
          <w:tcPr>
            <w:tcW w:w="1417" w:type="dxa"/>
            <w:shd w:val="clear" w:color="auto" w:fill="auto"/>
          </w:tcPr>
          <w:p w14:paraId="7EA618E7" w14:textId="77777777" w:rsidR="00E40081" w:rsidRDefault="00E40081" w:rsidP="00C70C91">
            <w:pPr>
              <w:jc w:val="center"/>
              <w:rPr>
                <w:ins w:id="1149" w:author="Xochitl Morgan" w:date="2018-02-23T12:12:00Z"/>
              </w:rPr>
            </w:pPr>
          </w:p>
        </w:tc>
      </w:tr>
      <w:tr w:rsidR="00E40081" w14:paraId="399DE1CF" w14:textId="77777777" w:rsidTr="00524BF4">
        <w:trPr>
          <w:trHeight w:val="567"/>
        </w:trPr>
        <w:tc>
          <w:tcPr>
            <w:tcW w:w="999" w:type="dxa"/>
            <w:shd w:val="clear" w:color="auto" w:fill="C6D9F1" w:themeFill="text2" w:themeFillTint="33"/>
          </w:tcPr>
          <w:p w14:paraId="6CCA8486" w14:textId="14D06A68" w:rsidR="00E40081" w:rsidRDefault="00E40081" w:rsidP="00C70C91">
            <w:pPr>
              <w:jc w:val="center"/>
            </w:pPr>
            <w:r>
              <w:rPr>
                <w:b/>
              </w:rPr>
              <w:t xml:space="preserve">Serial </w:t>
            </w:r>
            <w:proofErr w:type="spellStart"/>
            <w:r>
              <w:rPr>
                <w:b/>
              </w:rPr>
              <w:t>dil</w:t>
            </w:r>
            <w:proofErr w:type="spellEnd"/>
            <w:r>
              <w:rPr>
                <w:b/>
              </w:rPr>
              <w:t xml:space="preserve"> 2:</w:t>
            </w:r>
          </w:p>
        </w:tc>
        <w:tc>
          <w:tcPr>
            <w:tcW w:w="1035" w:type="dxa"/>
            <w:shd w:val="clear" w:color="auto" w:fill="C6D9F1" w:themeFill="text2" w:themeFillTint="33"/>
          </w:tcPr>
          <w:p w14:paraId="304AF5DA" w14:textId="02C6E9F4" w:rsidR="00E40081" w:rsidRDefault="00E40081" w:rsidP="00C70C91">
            <w:pPr>
              <w:jc w:val="center"/>
            </w:pPr>
            <w:r>
              <w:t>1:10</w:t>
            </w:r>
          </w:p>
        </w:tc>
        <w:tc>
          <w:tcPr>
            <w:tcW w:w="1368" w:type="dxa"/>
            <w:shd w:val="clear" w:color="auto" w:fill="auto"/>
          </w:tcPr>
          <w:p w14:paraId="46C678B2" w14:textId="77777777" w:rsidR="00E40081" w:rsidRDefault="00E40081" w:rsidP="00C70C91">
            <w:pPr>
              <w:jc w:val="center"/>
            </w:pPr>
          </w:p>
        </w:tc>
        <w:tc>
          <w:tcPr>
            <w:tcW w:w="1276" w:type="dxa"/>
            <w:shd w:val="clear" w:color="auto" w:fill="auto"/>
          </w:tcPr>
          <w:p w14:paraId="47112FF6" w14:textId="77777777" w:rsidR="00E40081" w:rsidRDefault="00E40081" w:rsidP="00C70C91">
            <w:pPr>
              <w:jc w:val="center"/>
            </w:pPr>
          </w:p>
        </w:tc>
        <w:tc>
          <w:tcPr>
            <w:tcW w:w="1418" w:type="dxa"/>
            <w:shd w:val="clear" w:color="auto" w:fill="auto"/>
          </w:tcPr>
          <w:p w14:paraId="7969CE66" w14:textId="77777777" w:rsidR="00E40081" w:rsidRDefault="00E40081" w:rsidP="00C70C91">
            <w:pPr>
              <w:jc w:val="center"/>
            </w:pPr>
          </w:p>
        </w:tc>
        <w:tc>
          <w:tcPr>
            <w:tcW w:w="1134" w:type="dxa"/>
            <w:shd w:val="clear" w:color="auto" w:fill="auto"/>
          </w:tcPr>
          <w:p w14:paraId="6B201DAE" w14:textId="77777777" w:rsidR="00E40081" w:rsidRDefault="00E40081" w:rsidP="00C70C91">
            <w:pPr>
              <w:jc w:val="center"/>
            </w:pPr>
          </w:p>
        </w:tc>
        <w:tc>
          <w:tcPr>
            <w:tcW w:w="1417" w:type="dxa"/>
            <w:shd w:val="clear" w:color="auto" w:fill="auto"/>
          </w:tcPr>
          <w:p w14:paraId="4A1F9B84" w14:textId="77777777" w:rsidR="00E40081" w:rsidRDefault="00E40081" w:rsidP="00C70C91">
            <w:pPr>
              <w:jc w:val="center"/>
            </w:pPr>
          </w:p>
        </w:tc>
      </w:tr>
      <w:tr w:rsidR="00E40081" w14:paraId="78F0376E" w14:textId="77777777" w:rsidTr="00524BF4">
        <w:trPr>
          <w:trHeight w:val="567"/>
        </w:trPr>
        <w:tc>
          <w:tcPr>
            <w:tcW w:w="999" w:type="dxa"/>
            <w:shd w:val="clear" w:color="auto" w:fill="C6D9F1" w:themeFill="text2" w:themeFillTint="33"/>
          </w:tcPr>
          <w:p w14:paraId="78EC8748" w14:textId="699D1ED4" w:rsidR="00E40081" w:rsidRPr="00E40081" w:rsidRDefault="00E40081" w:rsidP="00C70C91">
            <w:pPr>
              <w:jc w:val="center"/>
            </w:pPr>
            <w:r w:rsidRPr="00E40081">
              <w:t>Arm / nose</w:t>
            </w:r>
          </w:p>
        </w:tc>
        <w:tc>
          <w:tcPr>
            <w:tcW w:w="1035" w:type="dxa"/>
            <w:shd w:val="clear" w:color="auto" w:fill="C6D9F1" w:themeFill="text2" w:themeFillTint="33"/>
          </w:tcPr>
          <w:p w14:paraId="250EC121" w14:textId="2409FA5A" w:rsidR="00E40081" w:rsidRDefault="00E40081" w:rsidP="00C70C91">
            <w:pPr>
              <w:jc w:val="center"/>
            </w:pPr>
            <w:r>
              <w:t>1:100</w:t>
            </w:r>
          </w:p>
        </w:tc>
        <w:tc>
          <w:tcPr>
            <w:tcW w:w="1368" w:type="dxa"/>
            <w:shd w:val="clear" w:color="auto" w:fill="auto"/>
          </w:tcPr>
          <w:p w14:paraId="4213DF16" w14:textId="77777777" w:rsidR="00E40081" w:rsidRDefault="00E40081" w:rsidP="00C70C91">
            <w:pPr>
              <w:jc w:val="center"/>
            </w:pPr>
          </w:p>
        </w:tc>
        <w:tc>
          <w:tcPr>
            <w:tcW w:w="1276" w:type="dxa"/>
            <w:shd w:val="clear" w:color="auto" w:fill="auto"/>
          </w:tcPr>
          <w:p w14:paraId="0F622F81" w14:textId="77777777" w:rsidR="00E40081" w:rsidRDefault="00E40081" w:rsidP="00C70C91">
            <w:pPr>
              <w:jc w:val="center"/>
            </w:pPr>
          </w:p>
        </w:tc>
        <w:tc>
          <w:tcPr>
            <w:tcW w:w="1418" w:type="dxa"/>
            <w:shd w:val="clear" w:color="auto" w:fill="auto"/>
          </w:tcPr>
          <w:p w14:paraId="44C5198A" w14:textId="77777777" w:rsidR="00E40081" w:rsidRDefault="00E40081" w:rsidP="00C70C91">
            <w:pPr>
              <w:jc w:val="center"/>
            </w:pPr>
          </w:p>
        </w:tc>
        <w:tc>
          <w:tcPr>
            <w:tcW w:w="1134" w:type="dxa"/>
            <w:shd w:val="clear" w:color="auto" w:fill="auto"/>
          </w:tcPr>
          <w:p w14:paraId="5871AD61" w14:textId="77777777" w:rsidR="00E40081" w:rsidRDefault="00E40081" w:rsidP="00C70C91">
            <w:pPr>
              <w:jc w:val="center"/>
            </w:pPr>
          </w:p>
        </w:tc>
        <w:tc>
          <w:tcPr>
            <w:tcW w:w="1417" w:type="dxa"/>
            <w:shd w:val="clear" w:color="auto" w:fill="auto"/>
          </w:tcPr>
          <w:p w14:paraId="1C1551CF" w14:textId="77777777" w:rsidR="00E40081" w:rsidRDefault="00E40081" w:rsidP="00C70C91">
            <w:pPr>
              <w:jc w:val="center"/>
            </w:pPr>
          </w:p>
        </w:tc>
      </w:tr>
      <w:tr w:rsidR="00E40081" w14:paraId="6C562EAC" w14:textId="45164BC8" w:rsidTr="00524BF4">
        <w:trPr>
          <w:trHeight w:val="567"/>
          <w:ins w:id="1150" w:author="Xochitl Morgan" w:date="2018-02-23T10:42:00Z"/>
        </w:trPr>
        <w:tc>
          <w:tcPr>
            <w:tcW w:w="999" w:type="dxa"/>
            <w:shd w:val="clear" w:color="auto" w:fill="C6D9F1" w:themeFill="text2" w:themeFillTint="33"/>
          </w:tcPr>
          <w:p w14:paraId="7F2A9E26" w14:textId="4BB49BEF" w:rsidR="00E40081" w:rsidRPr="00E40081" w:rsidRDefault="00E40081" w:rsidP="00C70C91">
            <w:pPr>
              <w:jc w:val="center"/>
              <w:rPr>
                <w:ins w:id="1151" w:author="Xochitl Morgan" w:date="2018-02-23T10:42:00Z"/>
              </w:rPr>
            </w:pPr>
            <w:r w:rsidRPr="00E40081">
              <w:t>Water 50 / 1000</w:t>
            </w:r>
          </w:p>
        </w:tc>
        <w:tc>
          <w:tcPr>
            <w:tcW w:w="1035" w:type="dxa"/>
            <w:shd w:val="clear" w:color="auto" w:fill="C6D9F1" w:themeFill="text2" w:themeFillTint="33"/>
          </w:tcPr>
          <w:p w14:paraId="21022186" w14:textId="2DD617D4" w:rsidR="00E40081" w:rsidRDefault="00E40081" w:rsidP="00C70C91">
            <w:pPr>
              <w:jc w:val="center"/>
              <w:rPr>
                <w:ins w:id="1152" w:author="Xochitl Morgan" w:date="2018-02-23T10:42:00Z"/>
              </w:rPr>
            </w:pPr>
            <w:r>
              <w:t>1:1000</w:t>
            </w:r>
          </w:p>
        </w:tc>
        <w:tc>
          <w:tcPr>
            <w:tcW w:w="1368" w:type="dxa"/>
            <w:shd w:val="clear" w:color="auto" w:fill="auto"/>
          </w:tcPr>
          <w:p w14:paraId="69CCE61F" w14:textId="77777777" w:rsidR="00E40081" w:rsidRDefault="00E40081" w:rsidP="00C70C91">
            <w:pPr>
              <w:jc w:val="center"/>
              <w:rPr>
                <w:ins w:id="1153" w:author="Xochitl Morgan" w:date="2018-02-23T10:42:00Z"/>
              </w:rPr>
            </w:pPr>
          </w:p>
        </w:tc>
        <w:tc>
          <w:tcPr>
            <w:tcW w:w="1276" w:type="dxa"/>
            <w:shd w:val="clear" w:color="auto" w:fill="auto"/>
          </w:tcPr>
          <w:p w14:paraId="74A5284C" w14:textId="77777777" w:rsidR="00E40081" w:rsidRDefault="00E40081" w:rsidP="00C70C91">
            <w:pPr>
              <w:jc w:val="center"/>
              <w:rPr>
                <w:ins w:id="1154" w:author="Xochitl Morgan" w:date="2018-02-23T10:42:00Z"/>
              </w:rPr>
            </w:pPr>
          </w:p>
        </w:tc>
        <w:tc>
          <w:tcPr>
            <w:tcW w:w="1418" w:type="dxa"/>
            <w:shd w:val="clear" w:color="auto" w:fill="auto"/>
          </w:tcPr>
          <w:p w14:paraId="7F07E12B" w14:textId="77777777" w:rsidR="00E40081" w:rsidRDefault="00E40081" w:rsidP="00C70C91">
            <w:pPr>
              <w:jc w:val="center"/>
              <w:rPr>
                <w:ins w:id="1155" w:author="Xochitl Morgan" w:date="2018-02-23T10:42:00Z"/>
              </w:rPr>
            </w:pPr>
          </w:p>
        </w:tc>
        <w:tc>
          <w:tcPr>
            <w:tcW w:w="1134" w:type="dxa"/>
            <w:shd w:val="clear" w:color="auto" w:fill="auto"/>
          </w:tcPr>
          <w:p w14:paraId="074D4EC0" w14:textId="77777777" w:rsidR="00E40081" w:rsidRDefault="00E40081" w:rsidP="00C70C91">
            <w:pPr>
              <w:jc w:val="center"/>
              <w:rPr>
                <w:ins w:id="1156" w:author="Xochitl Morgan" w:date="2018-02-23T12:12:00Z"/>
              </w:rPr>
            </w:pPr>
          </w:p>
        </w:tc>
        <w:tc>
          <w:tcPr>
            <w:tcW w:w="1417" w:type="dxa"/>
            <w:shd w:val="clear" w:color="auto" w:fill="auto"/>
          </w:tcPr>
          <w:p w14:paraId="036606DC" w14:textId="77777777" w:rsidR="00E40081" w:rsidRDefault="00E40081" w:rsidP="00C70C91">
            <w:pPr>
              <w:jc w:val="center"/>
              <w:rPr>
                <w:ins w:id="1157" w:author="Xochitl Morgan" w:date="2018-02-23T12:12:00Z"/>
              </w:rPr>
            </w:pPr>
          </w:p>
        </w:tc>
      </w:tr>
      <w:tr w:rsidR="00E40081" w14:paraId="6B040B4A" w14:textId="77777777" w:rsidTr="00524BF4">
        <w:trPr>
          <w:trHeight w:val="567"/>
        </w:trPr>
        <w:tc>
          <w:tcPr>
            <w:tcW w:w="999" w:type="dxa"/>
            <w:shd w:val="clear" w:color="auto" w:fill="C6D9F1" w:themeFill="text2" w:themeFillTint="33"/>
          </w:tcPr>
          <w:p w14:paraId="32B8D64D" w14:textId="6ACEEF65" w:rsidR="00E40081" w:rsidRPr="00E40081" w:rsidRDefault="00E40081" w:rsidP="00C70C91">
            <w:pPr>
              <w:jc w:val="center"/>
            </w:pPr>
            <w:r w:rsidRPr="00E40081">
              <w:t>Soil clay / topsoil</w:t>
            </w:r>
          </w:p>
        </w:tc>
        <w:tc>
          <w:tcPr>
            <w:tcW w:w="1035" w:type="dxa"/>
            <w:shd w:val="clear" w:color="auto" w:fill="C6D9F1" w:themeFill="text2" w:themeFillTint="33"/>
          </w:tcPr>
          <w:p w14:paraId="78021359" w14:textId="095CF54A" w:rsidR="00E40081" w:rsidRDefault="00E40081" w:rsidP="00C70C91">
            <w:pPr>
              <w:jc w:val="center"/>
            </w:pPr>
            <w:r>
              <w:t>1:10000</w:t>
            </w:r>
          </w:p>
        </w:tc>
        <w:tc>
          <w:tcPr>
            <w:tcW w:w="1368" w:type="dxa"/>
            <w:shd w:val="clear" w:color="auto" w:fill="auto"/>
          </w:tcPr>
          <w:p w14:paraId="02AD3333" w14:textId="77777777" w:rsidR="00E40081" w:rsidRDefault="00E40081" w:rsidP="00C70C91">
            <w:pPr>
              <w:jc w:val="center"/>
            </w:pPr>
          </w:p>
        </w:tc>
        <w:tc>
          <w:tcPr>
            <w:tcW w:w="1276" w:type="dxa"/>
            <w:shd w:val="clear" w:color="auto" w:fill="auto"/>
          </w:tcPr>
          <w:p w14:paraId="4991D45D" w14:textId="77777777" w:rsidR="00E40081" w:rsidRDefault="00E40081" w:rsidP="00C70C91">
            <w:pPr>
              <w:jc w:val="center"/>
            </w:pPr>
          </w:p>
        </w:tc>
        <w:tc>
          <w:tcPr>
            <w:tcW w:w="1418" w:type="dxa"/>
            <w:shd w:val="clear" w:color="auto" w:fill="auto"/>
          </w:tcPr>
          <w:p w14:paraId="7A8CCD66" w14:textId="77777777" w:rsidR="00E40081" w:rsidRDefault="00E40081" w:rsidP="00C70C91">
            <w:pPr>
              <w:jc w:val="center"/>
            </w:pPr>
          </w:p>
        </w:tc>
        <w:tc>
          <w:tcPr>
            <w:tcW w:w="1134" w:type="dxa"/>
            <w:shd w:val="clear" w:color="auto" w:fill="auto"/>
          </w:tcPr>
          <w:p w14:paraId="06B0BC31" w14:textId="77777777" w:rsidR="00E40081" w:rsidRDefault="00E40081" w:rsidP="00C70C91">
            <w:pPr>
              <w:jc w:val="center"/>
            </w:pPr>
          </w:p>
        </w:tc>
        <w:tc>
          <w:tcPr>
            <w:tcW w:w="1417" w:type="dxa"/>
            <w:shd w:val="clear" w:color="auto" w:fill="auto"/>
          </w:tcPr>
          <w:p w14:paraId="45305A46" w14:textId="77777777" w:rsidR="00E40081" w:rsidRDefault="00E40081" w:rsidP="00C70C91">
            <w:pPr>
              <w:jc w:val="center"/>
            </w:pPr>
          </w:p>
        </w:tc>
      </w:tr>
    </w:tbl>
    <w:p w14:paraId="414966A8" w14:textId="77777777" w:rsidR="002C7777" w:rsidRDefault="002C7777" w:rsidP="002C7777">
      <w:pPr>
        <w:rPr>
          <w:ins w:id="1158" w:author="Xochitl Morgan" w:date="2018-02-23T10:42:00Z"/>
        </w:rPr>
      </w:pPr>
    </w:p>
    <w:p w14:paraId="37F423B5" w14:textId="77777777" w:rsidR="002C7777" w:rsidRDefault="002C7777" w:rsidP="002C7777">
      <w:pPr>
        <w:rPr>
          <w:ins w:id="1159" w:author="Xochitl Morgan" w:date="2018-02-23T10:42:00Z"/>
        </w:rPr>
      </w:pPr>
    </w:p>
    <w:p w14:paraId="2C0AA714" w14:textId="77777777" w:rsidR="002C7777" w:rsidRDefault="002C7777" w:rsidP="002C7777">
      <w:pPr>
        <w:rPr>
          <w:ins w:id="1160" w:author="Xochitl Morgan" w:date="2018-02-23T10:42:00Z"/>
        </w:rPr>
      </w:pPr>
      <w:ins w:id="1161" w:author="Xochitl Morgan" w:date="2018-02-23T10:42:00Z">
        <w:r>
          <w:t>Upload your DNA yields to the class data spreadsheet (Google Doc). Using the class data consider the range of DNA yields from each sample type.</w:t>
        </w:r>
      </w:ins>
    </w:p>
    <w:p w14:paraId="2FB87951" w14:textId="77777777" w:rsidR="002C7777" w:rsidRDefault="002C7777" w:rsidP="002C7777">
      <w:pPr>
        <w:rPr>
          <w:ins w:id="1162" w:author="Xochitl Morgan" w:date="2018-02-23T10:42:00Z"/>
        </w:rPr>
      </w:pPr>
    </w:p>
    <w:p w14:paraId="4DB8942A" w14:textId="77777777" w:rsidR="0027268A" w:rsidRPr="00C024D6" w:rsidRDefault="0027268A" w:rsidP="00C024D6"/>
    <w:p w14:paraId="00EC400B" w14:textId="77777777" w:rsidR="0021451F" w:rsidRDefault="0021451F" w:rsidP="00972CB0"/>
    <w:p w14:paraId="76467D3F" w14:textId="1D8BD74C" w:rsidR="0021451F" w:rsidRDefault="0021451F" w:rsidP="0021451F">
      <w:pPr>
        <w:pStyle w:val="Heading3"/>
      </w:pPr>
      <w:bookmarkStart w:id="1163" w:name="_Toc380999416"/>
      <w:r>
        <w:t>Synthesis</w:t>
      </w:r>
      <w:r w:rsidR="0041541E">
        <w:t xml:space="preserve"> – Integrating the lab goals with your results</w:t>
      </w:r>
      <w:bookmarkEnd w:id="1163"/>
    </w:p>
    <w:p w14:paraId="0BD277DC" w14:textId="77777777" w:rsidR="00916C17" w:rsidRDefault="00916C17" w:rsidP="00916C17"/>
    <w:p w14:paraId="244CEECB" w14:textId="40E843EE" w:rsidR="00916C17" w:rsidRDefault="00916C17" w:rsidP="00916C17">
      <w:r>
        <w:t xml:space="preserve">Remember to answer these questions in your </w:t>
      </w:r>
      <w:r w:rsidR="00363F22">
        <w:t>Week 1 R Markdown file, which you will turn in for this week’s assessment.</w:t>
      </w:r>
    </w:p>
    <w:p w14:paraId="6F343528" w14:textId="77777777" w:rsidR="00363F22" w:rsidRPr="00916C17" w:rsidRDefault="00363F22" w:rsidP="00916C17"/>
    <w:p w14:paraId="70AB79FD" w14:textId="35B2E6A8" w:rsidR="0021451F" w:rsidRDefault="0021451F" w:rsidP="00C4409F">
      <w:pPr>
        <w:pStyle w:val="ListParagraph"/>
        <w:numPr>
          <w:ilvl w:val="0"/>
          <w:numId w:val="71"/>
        </w:numPr>
      </w:pPr>
      <w:r>
        <w:t>Did you see bands on your gel for your positive control?</w:t>
      </w:r>
    </w:p>
    <w:p w14:paraId="35A01776" w14:textId="77777777" w:rsidR="00CF0B9D" w:rsidRDefault="00CF0B9D" w:rsidP="0021451F"/>
    <w:p w14:paraId="0EF3AFFB" w14:textId="74749D30" w:rsidR="0021451F" w:rsidRDefault="0021451F" w:rsidP="00C4409F">
      <w:pPr>
        <w:pStyle w:val="ListParagraph"/>
        <w:numPr>
          <w:ilvl w:val="0"/>
          <w:numId w:val="71"/>
        </w:numPr>
      </w:pPr>
      <w:r>
        <w:t>Did you see a band on your gel for your negative control?</w:t>
      </w:r>
    </w:p>
    <w:p w14:paraId="6E8A518D" w14:textId="77777777" w:rsidR="00CF0B9D" w:rsidRDefault="00CF0B9D" w:rsidP="0021451F"/>
    <w:p w14:paraId="5C67294B" w14:textId="559DF138" w:rsidR="00E75FFE" w:rsidRDefault="00E75FFE" w:rsidP="00C4409F">
      <w:pPr>
        <w:pStyle w:val="ListParagraph"/>
        <w:numPr>
          <w:ilvl w:val="0"/>
          <w:numId w:val="71"/>
        </w:numPr>
      </w:pPr>
      <w:r>
        <w:t>Did any samples fail to amplify?</w:t>
      </w:r>
    </w:p>
    <w:p w14:paraId="59EA75BB" w14:textId="77777777" w:rsidR="00CF0B9D" w:rsidRDefault="00CF0B9D" w:rsidP="0021451F"/>
    <w:p w14:paraId="4C79FE66" w14:textId="0ADD2FC3" w:rsidR="00E75FFE" w:rsidRDefault="00E75FFE" w:rsidP="00C4409F">
      <w:pPr>
        <w:pStyle w:val="ListParagraph"/>
        <w:numPr>
          <w:ilvl w:val="0"/>
          <w:numId w:val="71"/>
        </w:numPr>
      </w:pPr>
      <w:r>
        <w:t>Did PCR band inte</w:t>
      </w:r>
      <w:r w:rsidR="003503F9">
        <w:t>nsity correspond to DNA quanti</w:t>
      </w:r>
      <w:r>
        <w:t>ty?</w:t>
      </w:r>
    </w:p>
    <w:p w14:paraId="12B36100" w14:textId="77777777" w:rsidR="00CF0B9D" w:rsidRDefault="00CF0B9D" w:rsidP="0021451F"/>
    <w:p w14:paraId="18CF3CF4" w14:textId="34EFA2CB" w:rsidR="00DD3C48" w:rsidRDefault="00DD3C48" w:rsidP="00C4409F">
      <w:pPr>
        <w:pStyle w:val="ListParagraph"/>
        <w:numPr>
          <w:ilvl w:val="0"/>
          <w:numId w:val="71"/>
        </w:numPr>
      </w:pPr>
      <w:r>
        <w:t xml:space="preserve">Based on your own results, do you think a </w:t>
      </w:r>
      <w:proofErr w:type="spellStart"/>
      <w:r>
        <w:t>Qubit</w:t>
      </w:r>
      <w:proofErr w:type="spellEnd"/>
      <w:r>
        <w:t xml:space="preserve"> or a </w:t>
      </w:r>
      <w:proofErr w:type="spellStart"/>
      <w:r>
        <w:t>nanodrop</w:t>
      </w:r>
      <w:proofErr w:type="spellEnd"/>
      <w:r>
        <w:t xml:space="preserve"> is more accurate for quantifying DNA?</w:t>
      </w:r>
    </w:p>
    <w:p w14:paraId="069CFD38" w14:textId="77777777" w:rsidR="00CF0B9D" w:rsidRDefault="00CF0B9D" w:rsidP="00DD3C48"/>
    <w:p w14:paraId="4FAAF402" w14:textId="77777777" w:rsidR="00CF0B9D" w:rsidRDefault="00CF0B9D" w:rsidP="00DD3C48"/>
    <w:p w14:paraId="3DF7AA5A" w14:textId="33CEA189" w:rsidR="00DD3C48" w:rsidRDefault="00DD3C48" w:rsidP="00C4409F">
      <w:pPr>
        <w:pStyle w:val="ListParagraph"/>
        <w:numPr>
          <w:ilvl w:val="0"/>
          <w:numId w:val="71"/>
        </w:numPr>
      </w:pPr>
      <w:r>
        <w:t xml:space="preserve">Based on entire class Google Doc results, do you think a </w:t>
      </w:r>
      <w:proofErr w:type="spellStart"/>
      <w:r>
        <w:t>Qubit</w:t>
      </w:r>
      <w:proofErr w:type="spellEnd"/>
      <w:r>
        <w:t xml:space="preserve"> or a </w:t>
      </w:r>
      <w:proofErr w:type="spellStart"/>
      <w:r>
        <w:t>nanodrop</w:t>
      </w:r>
      <w:proofErr w:type="spellEnd"/>
      <w:r>
        <w:t xml:space="preserve"> is more accurate for quantifying DNA?</w:t>
      </w:r>
    </w:p>
    <w:p w14:paraId="6C5FC013" w14:textId="77777777" w:rsidR="00CF0B9D" w:rsidRDefault="00CF0B9D" w:rsidP="00DD3C48"/>
    <w:p w14:paraId="30588074" w14:textId="77777777" w:rsidR="00CF0B9D" w:rsidRDefault="00CF0B9D" w:rsidP="00DD3C48"/>
    <w:p w14:paraId="1917D5FF" w14:textId="42794737" w:rsidR="00DD3C48" w:rsidRDefault="00DD3C48" w:rsidP="00C4409F">
      <w:pPr>
        <w:pStyle w:val="ListParagraph"/>
        <w:numPr>
          <w:ilvl w:val="0"/>
          <w:numId w:val="71"/>
        </w:numPr>
      </w:pPr>
      <w:r>
        <w:t>Based on entire class Google Doc results, are some sample types particularly problematic? Why might this be?</w:t>
      </w:r>
    </w:p>
    <w:p w14:paraId="318CC699" w14:textId="77777777" w:rsidR="00137765" w:rsidRDefault="00137765" w:rsidP="00DD3C48"/>
    <w:p w14:paraId="00AB99B4" w14:textId="449CF3E9" w:rsidR="00137765" w:rsidRDefault="004005DB" w:rsidP="00DD3C48">
      <w:r>
        <w:t>If you would like your samples to be sequenced for next year’s class to analyze in Lab 2, and to potentially contribute to eventual publication, please fill out the Google document provided by your demonstrator, label your tubes with the sample ID, and make sure to fill out the provided consent form if your samples are human-derived.</w:t>
      </w:r>
      <w:r w:rsidR="00BB2DF5">
        <w:t xml:space="preserve"> You may submit up to four samples for sequencing.</w:t>
      </w:r>
    </w:p>
    <w:p w14:paraId="53A9FCA5" w14:textId="77777777" w:rsidR="00095ADB" w:rsidRDefault="00095ADB" w:rsidP="00DD3C48"/>
    <w:p w14:paraId="6C36EE35" w14:textId="77777777" w:rsidR="00095ADB" w:rsidRDefault="00095ADB" w:rsidP="00095ADB">
      <w:pPr>
        <w:pStyle w:val="Heading1"/>
      </w:pPr>
      <w:r>
        <w:t>Setting up the class data environment</w:t>
      </w:r>
    </w:p>
    <w:p w14:paraId="1F8B5C66" w14:textId="39C30F46" w:rsidR="00095ADB" w:rsidRDefault="00095ADB" w:rsidP="00095ADB">
      <w:pPr>
        <w:pStyle w:val="Heading2"/>
      </w:pPr>
      <w:r>
        <w:t>Accessing Student Desktop</w:t>
      </w:r>
    </w:p>
    <w:p w14:paraId="1B134525" w14:textId="77777777" w:rsidR="006C6FE5" w:rsidRDefault="006C6FE5" w:rsidP="006C6FE5"/>
    <w:p w14:paraId="1D3C1A5D" w14:textId="24BF75D4" w:rsidR="006C6FE5" w:rsidRDefault="006C6FE5" w:rsidP="006C6FE5">
      <w:r>
        <w:t>Access Student Desktop on your lab computer by pasting the following link into a web browser:</w:t>
      </w:r>
    </w:p>
    <w:p w14:paraId="02BE8835" w14:textId="77777777" w:rsidR="006C6FE5" w:rsidRDefault="006C6FE5" w:rsidP="006C6FE5"/>
    <w:p w14:paraId="60180A59" w14:textId="1551EB5A" w:rsidR="006C6FE5" w:rsidRDefault="0053607B" w:rsidP="006C6FE5">
      <w:pPr>
        <w:rPr>
          <w:rFonts w:ascii="Helvetica" w:eastAsia="Times New Roman" w:hAnsi="Helvetica" w:cs="Times New Roman"/>
          <w:sz w:val="21"/>
          <w:szCs w:val="21"/>
          <w:bdr w:val="none" w:sz="0" w:space="0" w:color="auto" w:frame="1"/>
          <w:shd w:val="clear" w:color="auto" w:fill="FCFCFC"/>
        </w:rPr>
      </w:pPr>
      <w:hyperlink r:id="rId17" w:history="1">
        <w:r w:rsidR="006C6FE5" w:rsidRPr="007B5564">
          <w:rPr>
            <w:rStyle w:val="Hyperlink"/>
            <w:rFonts w:ascii="Helvetica" w:eastAsia="Times New Roman" w:hAnsi="Helvetica" w:cs="Times New Roman"/>
            <w:sz w:val="21"/>
            <w:szCs w:val="21"/>
            <w:bdr w:val="none" w:sz="0" w:space="0" w:color="auto" w:frame="1"/>
            <w:shd w:val="clear" w:color="auto" w:fill="FCFCFC"/>
          </w:rPr>
          <w:t>http://www.otago.ac.nz/studentdesktop</w:t>
        </w:r>
      </w:hyperlink>
    </w:p>
    <w:p w14:paraId="25CC2BF7" w14:textId="77777777" w:rsidR="006C6FE5" w:rsidRDefault="006C6FE5" w:rsidP="006C6FE5"/>
    <w:p w14:paraId="4D5050E4" w14:textId="77777777" w:rsidR="006C6FE5" w:rsidRPr="006C6FE5" w:rsidRDefault="006C6FE5" w:rsidP="006C6FE5"/>
    <w:p w14:paraId="3B4E1C09" w14:textId="125D4777" w:rsidR="00095ADB" w:rsidRDefault="00095ADB" w:rsidP="00095ADB">
      <w:pPr>
        <w:pStyle w:val="Heading2"/>
      </w:pPr>
      <w:r>
        <w:t>Downloading the class data and templates</w:t>
      </w:r>
    </w:p>
    <w:p w14:paraId="07413911" w14:textId="77777777" w:rsidR="00095ADB" w:rsidRPr="00095ADB" w:rsidRDefault="00095ADB" w:rsidP="00095ADB"/>
    <w:p w14:paraId="526B3618" w14:textId="49CD4155" w:rsidR="00095ADB" w:rsidRDefault="00095ADB" w:rsidP="00095ADB">
      <w:r>
        <w:t>After you are logged into Student Desktop, please do the following:</w:t>
      </w:r>
    </w:p>
    <w:p w14:paraId="72E156D6" w14:textId="77777777" w:rsidR="00095ADB" w:rsidRDefault="00095ADB" w:rsidP="00095ADB"/>
    <w:p w14:paraId="625041CD" w14:textId="55B37B96" w:rsidR="00095ADB" w:rsidRDefault="00095ADB" w:rsidP="00095ADB">
      <w:r>
        <w:t>1. Open a web browser and go to the following URL:</w:t>
      </w:r>
    </w:p>
    <w:p w14:paraId="19BBB94A" w14:textId="14601F71" w:rsidR="00095ADB" w:rsidRDefault="0053607B" w:rsidP="00095ADB">
      <w:hyperlink r:id="rId18" w:history="1">
        <w:r w:rsidR="00095ADB" w:rsidRPr="007B5564">
          <w:rPr>
            <w:rStyle w:val="Hyperlink"/>
          </w:rPr>
          <w:t>https://gitlab.com/morganlab/public/Micro336</w:t>
        </w:r>
      </w:hyperlink>
    </w:p>
    <w:p w14:paraId="1DFD310C" w14:textId="77777777" w:rsidR="00095ADB" w:rsidRDefault="00095ADB" w:rsidP="00095ADB"/>
    <w:p w14:paraId="46A2FF14" w14:textId="6C2CF9C4" w:rsidR="00095ADB" w:rsidRDefault="00095ADB" w:rsidP="00095ADB">
      <w:r>
        <w:t xml:space="preserve">2. Download this dataset (as a zip file) to your Student Desktop account. You can do this by clicking on the Download button on the far right (it looks like a cloud) and is next to the “Find File” button.  See screenshot below. </w:t>
      </w:r>
    </w:p>
    <w:p w14:paraId="464FA37B" w14:textId="77777777" w:rsidR="00095ADB" w:rsidRDefault="00095ADB" w:rsidP="00095ADB"/>
    <w:p w14:paraId="3BF95334" w14:textId="77777777" w:rsidR="00095ADB" w:rsidRPr="00095ADB" w:rsidRDefault="00095ADB" w:rsidP="00095ADB"/>
    <w:p w14:paraId="5D783614" w14:textId="77777777" w:rsidR="00095ADB" w:rsidRDefault="00095ADB" w:rsidP="00095ADB">
      <w:pPr>
        <w:keepNext/>
      </w:pPr>
      <w:r>
        <w:rPr>
          <w:noProof/>
        </w:rPr>
        <w:drawing>
          <wp:inline distT="0" distB="0" distL="0" distR="0" wp14:anchorId="35C341EA" wp14:editId="7DB11FB1">
            <wp:extent cx="5270500" cy="3053080"/>
            <wp:effectExtent l="0" t="0" r="1270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lab.png"/>
                    <pic:cNvPicPr/>
                  </pic:nvPicPr>
                  <pic:blipFill>
                    <a:blip r:embed="rId19">
                      <a:extLst>
                        <a:ext uri="{28A0092B-C50C-407E-A947-70E740481C1C}">
                          <a14:useLocalDpi xmlns:a14="http://schemas.microsoft.com/office/drawing/2010/main" val="0"/>
                        </a:ext>
                      </a:extLst>
                    </a:blip>
                    <a:stretch>
                      <a:fillRect/>
                    </a:stretch>
                  </pic:blipFill>
                  <pic:spPr>
                    <a:xfrm>
                      <a:off x="0" y="0"/>
                      <a:ext cx="5270500" cy="3053080"/>
                    </a:xfrm>
                    <a:prstGeom prst="rect">
                      <a:avLst/>
                    </a:prstGeom>
                  </pic:spPr>
                </pic:pic>
              </a:graphicData>
            </a:graphic>
          </wp:inline>
        </w:drawing>
      </w:r>
    </w:p>
    <w:p w14:paraId="3E9653CB" w14:textId="1307FEEB" w:rsidR="00095ADB" w:rsidRDefault="00095ADB" w:rsidP="00095ADB">
      <w:pPr>
        <w:pStyle w:val="Caption"/>
        <w:rPr>
          <w:b w:val="0"/>
          <w:color w:val="auto"/>
        </w:rPr>
      </w:pPr>
      <w:proofErr w:type="gramStart"/>
      <w:r w:rsidRPr="00C50617">
        <w:rPr>
          <w:color w:val="auto"/>
        </w:rPr>
        <w:t xml:space="preserve">Figure </w:t>
      </w:r>
      <w:r w:rsidRPr="00C50617">
        <w:rPr>
          <w:color w:val="auto"/>
        </w:rPr>
        <w:fldChar w:fldCharType="begin"/>
      </w:r>
      <w:r w:rsidRPr="00C50617">
        <w:rPr>
          <w:color w:val="auto"/>
        </w:rPr>
        <w:instrText xml:space="preserve"> SEQ Figure \* ARABIC </w:instrText>
      </w:r>
      <w:r w:rsidRPr="00C50617">
        <w:rPr>
          <w:color w:val="auto"/>
        </w:rPr>
        <w:fldChar w:fldCharType="separate"/>
      </w:r>
      <w:r w:rsidR="00AE3E58">
        <w:rPr>
          <w:noProof/>
          <w:color w:val="auto"/>
        </w:rPr>
        <w:t>3</w:t>
      </w:r>
      <w:r w:rsidRPr="00C50617">
        <w:rPr>
          <w:color w:val="auto"/>
        </w:rPr>
        <w:fldChar w:fldCharType="end"/>
      </w:r>
      <w:r w:rsidRPr="00C50617">
        <w:rPr>
          <w:color w:val="auto"/>
        </w:rPr>
        <w:t>.</w:t>
      </w:r>
      <w:proofErr w:type="gramEnd"/>
      <w:r w:rsidRPr="00C50617">
        <w:rPr>
          <w:color w:val="auto"/>
        </w:rPr>
        <w:t xml:space="preserve"> </w:t>
      </w:r>
      <w:proofErr w:type="gramStart"/>
      <w:r w:rsidRPr="00C50617">
        <w:rPr>
          <w:color w:val="auto"/>
        </w:rPr>
        <w:t xml:space="preserve">How to download class data from </w:t>
      </w:r>
      <w:proofErr w:type="spellStart"/>
      <w:r w:rsidRPr="00C50617">
        <w:rPr>
          <w:color w:val="auto"/>
        </w:rPr>
        <w:t>Gitlab</w:t>
      </w:r>
      <w:proofErr w:type="spellEnd"/>
      <w:r w:rsidRPr="00C50617">
        <w:rPr>
          <w:color w:val="auto"/>
        </w:rPr>
        <w:t>.</w:t>
      </w:r>
      <w:proofErr w:type="gramEnd"/>
      <w:r w:rsidRPr="00C50617">
        <w:rPr>
          <w:color w:val="auto"/>
        </w:rPr>
        <w:t xml:space="preserve"> </w:t>
      </w:r>
      <w:r w:rsidRPr="00C50617">
        <w:rPr>
          <w:b w:val="0"/>
          <w:color w:val="auto"/>
        </w:rPr>
        <w:t xml:space="preserve">Go to </w:t>
      </w:r>
      <w:hyperlink r:id="rId20" w:history="1">
        <w:r w:rsidRPr="00C50617">
          <w:rPr>
            <w:rStyle w:val="Hyperlink"/>
            <w:b w:val="0"/>
            <w:color w:val="auto"/>
          </w:rPr>
          <w:t>https://gitlab.com/morganlab/public/Micro336</w:t>
        </w:r>
      </w:hyperlink>
      <w:r w:rsidRPr="00C50617">
        <w:rPr>
          <w:b w:val="0"/>
          <w:color w:val="auto"/>
        </w:rPr>
        <w:t xml:space="preserve">. Click on the Download icon on the far right, </w:t>
      </w:r>
      <w:proofErr w:type="gramStart"/>
      <w:r w:rsidRPr="00C50617">
        <w:rPr>
          <w:b w:val="0"/>
          <w:color w:val="auto"/>
        </w:rPr>
        <w:t>then</w:t>
      </w:r>
      <w:proofErr w:type="gramEnd"/>
      <w:r w:rsidRPr="00C50617">
        <w:rPr>
          <w:b w:val="0"/>
          <w:color w:val="auto"/>
        </w:rPr>
        <w:t xml:space="preserve"> choose “Download zip”. </w:t>
      </w:r>
    </w:p>
    <w:p w14:paraId="3782F9C3" w14:textId="05EE7F98" w:rsidR="006B27E5" w:rsidRDefault="006B27E5" w:rsidP="0015747E">
      <w:pPr>
        <w:pStyle w:val="ListParagraph"/>
        <w:numPr>
          <w:ilvl w:val="0"/>
          <w:numId w:val="67"/>
        </w:numPr>
      </w:pPr>
      <w:r>
        <w:t>Once you have downloaded this file, move it from your Downloads folder into your Documents folder.</w:t>
      </w:r>
    </w:p>
    <w:p w14:paraId="5A0F13E9" w14:textId="77777777" w:rsidR="003D7698" w:rsidRDefault="003D7698" w:rsidP="003D7698"/>
    <w:p w14:paraId="36E1A2FE" w14:textId="2E82D782" w:rsidR="003D7698" w:rsidRDefault="00FB4C99" w:rsidP="003D7698">
      <w:pPr>
        <w:pStyle w:val="Heading2"/>
      </w:pPr>
      <w:r>
        <w:t xml:space="preserve">Setting up </w:t>
      </w:r>
      <w:proofErr w:type="spellStart"/>
      <w:r>
        <w:t>RStudio</w:t>
      </w:r>
      <w:proofErr w:type="spellEnd"/>
      <w:r>
        <w:t xml:space="preserve"> for class</w:t>
      </w:r>
    </w:p>
    <w:p w14:paraId="626C1806" w14:textId="77777777" w:rsidR="00BD7282" w:rsidRDefault="00BD7282" w:rsidP="00BD7282"/>
    <w:p w14:paraId="799B6186" w14:textId="18EED3E3" w:rsidR="00BD7282" w:rsidRDefault="00BD7282" w:rsidP="00BD7282">
      <w:r>
        <w:t xml:space="preserve">R studio must be configured properly so that you can install R modules needed for this course.  </w:t>
      </w:r>
      <w:r w:rsidRPr="00AD3EA0">
        <w:rPr>
          <w:b/>
        </w:rPr>
        <w:t>Do the following to configure R studio properly</w:t>
      </w:r>
      <w:r>
        <w:t>. You will only need to do this once.</w:t>
      </w:r>
      <w:r w:rsidR="00AD3EA0">
        <w:t xml:space="preserve"> </w:t>
      </w:r>
    </w:p>
    <w:p w14:paraId="0E8ECD47" w14:textId="13454141" w:rsidR="00AD3EA0" w:rsidRDefault="00AD3EA0" w:rsidP="00AD3EA0">
      <w:pPr>
        <w:pStyle w:val="ListParagraph"/>
        <w:keepNext/>
        <w:numPr>
          <w:ilvl w:val="0"/>
          <w:numId w:val="73"/>
        </w:numPr>
      </w:pPr>
      <w:r>
        <w:rPr>
          <w:noProof/>
        </w:rPr>
        <w:drawing>
          <wp:anchor distT="0" distB="0" distL="114300" distR="114300" simplePos="0" relativeHeight="251706368" behindDoc="0" locked="0" layoutInCell="1" allowOverlap="1" wp14:anchorId="563E1C6C" wp14:editId="05AE58B5">
            <wp:simplePos x="0" y="0"/>
            <wp:positionH relativeFrom="column">
              <wp:posOffset>0</wp:posOffset>
            </wp:positionH>
            <wp:positionV relativeFrom="paragraph">
              <wp:posOffset>47625</wp:posOffset>
            </wp:positionV>
            <wp:extent cx="2162175" cy="2708910"/>
            <wp:effectExtent l="0" t="0" r="0" b="889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2175" cy="270891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8416" behindDoc="0" locked="0" layoutInCell="1" allowOverlap="1" wp14:anchorId="3E1A9B30" wp14:editId="41056537">
                <wp:simplePos x="0" y="0"/>
                <wp:positionH relativeFrom="column">
                  <wp:posOffset>0</wp:posOffset>
                </wp:positionH>
                <wp:positionV relativeFrom="paragraph">
                  <wp:posOffset>2927985</wp:posOffset>
                </wp:positionV>
                <wp:extent cx="2162175" cy="389890"/>
                <wp:effectExtent l="0" t="0" r="0" b="0"/>
                <wp:wrapSquare wrapText="bothSides"/>
                <wp:docPr id="10" name="Text Box 10"/>
                <wp:cNvGraphicFramePr/>
                <a:graphic xmlns:a="http://schemas.openxmlformats.org/drawingml/2006/main">
                  <a:graphicData uri="http://schemas.microsoft.com/office/word/2010/wordprocessingShape">
                    <wps:wsp>
                      <wps:cNvSpPr txBox="1"/>
                      <wps:spPr>
                        <a:xfrm>
                          <a:off x="0" y="0"/>
                          <a:ext cx="2162175" cy="389890"/>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468A3415" w14:textId="0D8604FF" w:rsidR="00840E13" w:rsidRPr="009909A4" w:rsidRDefault="00840E13" w:rsidP="00AD3EA0">
                            <w:pPr>
                              <w:pStyle w:val="Caption"/>
                              <w:rPr>
                                <w:noProof/>
                                <w:sz w:val="22"/>
                                <w:szCs w:val="22"/>
                              </w:rPr>
                            </w:pPr>
                            <w:proofErr w:type="gramStart"/>
                            <w:r>
                              <w:t xml:space="preserve">Figure </w:t>
                            </w:r>
                            <w:r>
                              <w:fldChar w:fldCharType="begin"/>
                            </w:r>
                            <w:r>
                              <w:instrText xml:space="preserve"> SEQ Figure \* ARABIC </w:instrText>
                            </w:r>
                            <w:r>
                              <w:fldChar w:fldCharType="separate"/>
                            </w:r>
                            <w:r>
                              <w:rPr>
                                <w:noProof/>
                              </w:rPr>
                              <w:t>4</w:t>
                            </w:r>
                            <w:r>
                              <w:fldChar w:fldCharType="end"/>
                            </w:r>
                            <w:r>
                              <w:t>.</w:t>
                            </w:r>
                            <w:proofErr w:type="gramEnd"/>
                            <w:r>
                              <w:t xml:space="preserve"> Setting up a personal R library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0" o:spid="_x0000_s1027" type="#_x0000_t202" style="position:absolute;left:0;text-align:left;margin-left:0;margin-top:230.55pt;width:170.25pt;height:30.7pt;z-index:251708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" stroked="f">
                <v:textbox style="mso-fit-shape-to-text:t" inset="0,0,0,0">
                  <w:txbxContent>
                    <w:p w14:paraId="468A3415" w14:textId="0D8604FF" w:rsidR="000365D9" w:rsidRPr="009909A4" w:rsidRDefault="000365D9" w:rsidP="00AD3EA0">
                      <w:pPr>
                        <w:pStyle w:val="Caption"/>
                        <w:rPr>
                          <w:noProof/>
                          <w:sz w:val="22"/>
                          <w:szCs w:val="22"/>
                        </w:rPr>
                      </w:pPr>
                      <w:proofErr w:type="gramStart"/>
                      <w:r>
                        <w:t xml:space="preserve">Figure </w:t>
                      </w:r>
                      <w:r>
                        <w:fldChar w:fldCharType="begin"/>
                      </w:r>
                      <w:r>
                        <w:instrText xml:space="preserve"> SEQ Figure \* ARABIC </w:instrText>
                      </w:r>
                      <w:r>
                        <w:fldChar w:fldCharType="separate"/>
                      </w:r>
                      <w:r>
                        <w:rPr>
                          <w:noProof/>
                        </w:rPr>
                        <w:t>4</w:t>
                      </w:r>
                      <w:r>
                        <w:fldChar w:fldCharType="end"/>
                      </w:r>
                      <w:r>
                        <w:t>.</w:t>
                      </w:r>
                      <w:proofErr w:type="gramEnd"/>
                      <w:r>
                        <w:t xml:space="preserve"> Setting up a personal R library</w:t>
                      </w:r>
                    </w:p>
                  </w:txbxContent>
                </v:textbox>
                <w10:wrap type="square"/>
              </v:shape>
            </w:pict>
          </mc:Fallback>
        </mc:AlternateContent>
      </w:r>
      <w:r w:rsidR="00BD7282">
        <w:t>If your “My Documents” folder does not contain an R directory, you will need to set up an R personal library. To do so, select the Windows menu on the lower left. Choose “All Programs”, then “R”, then “Set up a personal R library” (</w:t>
      </w:r>
      <w:r w:rsidR="00BD7282" w:rsidRPr="000565C9">
        <w:rPr>
          <w:b/>
        </w:rPr>
        <w:t>Figure 4</w:t>
      </w:r>
      <w:r w:rsidR="00BD7282">
        <w:t xml:space="preserve">). </w:t>
      </w:r>
    </w:p>
    <w:p w14:paraId="268A6BB1" w14:textId="780A8ED7" w:rsidR="0035733C" w:rsidRDefault="0035733C" w:rsidP="00AD3EA0">
      <w:pPr>
        <w:pStyle w:val="ListParagraph"/>
        <w:keepNext/>
        <w:numPr>
          <w:ilvl w:val="0"/>
          <w:numId w:val="73"/>
        </w:numPr>
      </w:pPr>
      <w:r>
        <w:t>Open R Studio. Choose “Tools” from the top menu, followed by “Global Options” (</w:t>
      </w:r>
      <w:r w:rsidRPr="000565C9">
        <w:rPr>
          <w:b/>
        </w:rPr>
        <w:t>Figure 5</w:t>
      </w:r>
      <w:r>
        <w:t xml:space="preserve">). </w:t>
      </w:r>
    </w:p>
    <w:p w14:paraId="2E8664CD" w14:textId="60594AC0" w:rsidR="00B90938" w:rsidRDefault="00F90853" w:rsidP="00AD3EA0">
      <w:pPr>
        <w:pStyle w:val="ListParagraph"/>
        <w:keepNext/>
        <w:numPr>
          <w:ilvl w:val="0"/>
          <w:numId w:val="73"/>
        </w:numPr>
      </w:pPr>
      <w:r>
        <w:t xml:space="preserve">If the box under “Default working directory (when not in a project):” does not already say </w:t>
      </w:r>
      <w:commentRangeStart w:id="1164"/>
      <w:r>
        <w:t>“H:/</w:t>
      </w:r>
      <w:proofErr w:type="spellStart"/>
      <w:r>
        <w:t>RedirectedFolders</w:t>
      </w:r>
      <w:proofErr w:type="spellEnd"/>
      <w:r>
        <w:t xml:space="preserve">”, </w:t>
      </w:r>
      <w:commentRangeEnd w:id="1164"/>
      <w:r w:rsidR="0053607B">
        <w:rPr>
          <w:rStyle w:val="CommentReference"/>
        </w:rPr>
        <w:commentReference w:id="1164"/>
      </w:r>
      <w:r>
        <w:t>click the “browse” button next to this box. When the Windows explorer pops up, choose the H drive (left side, under “Computer” and “</w:t>
      </w:r>
      <w:proofErr w:type="spellStart"/>
      <w:r>
        <w:t>RedirectedFolders</w:t>
      </w:r>
      <w:proofErr w:type="spellEnd"/>
      <w:r>
        <w:t>” (right side). Click “Open”. (</w:t>
      </w:r>
      <w:r w:rsidRPr="000565C9">
        <w:rPr>
          <w:b/>
        </w:rPr>
        <w:t>Figure 6</w:t>
      </w:r>
      <w:r>
        <w:t xml:space="preserve">). </w:t>
      </w:r>
    </w:p>
    <w:p w14:paraId="6E994A80" w14:textId="77777777" w:rsidR="00BD7282" w:rsidRDefault="00BD7282" w:rsidP="00BD7282"/>
    <w:p w14:paraId="5D0204BE" w14:textId="77777777" w:rsidR="0035733C" w:rsidRDefault="0035733C" w:rsidP="0035733C">
      <w:pPr>
        <w:keepNext/>
      </w:pPr>
      <w:r>
        <w:rPr>
          <w:noProof/>
        </w:rPr>
        <w:drawing>
          <wp:inline distT="0" distB="0" distL="0" distR="0" wp14:anchorId="28261401" wp14:editId="18558D63">
            <wp:extent cx="4343400" cy="244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2440800"/>
                    </a:xfrm>
                    <a:prstGeom prst="rect">
                      <a:avLst/>
                    </a:prstGeom>
                    <a:noFill/>
                    <a:ln>
                      <a:noFill/>
                    </a:ln>
                    <a:extLst>
                      <a:ext uri="{FAA26D3D-D897-4be2-8F04-BA451C77F1D7}">
                        <ma14:placeholderFlag xmlns:ma14="http://schemas.microsoft.com/office/mac/drawingml/2011/main"/>
                      </a:ext>
                    </a:extLst>
                  </pic:spPr>
                </pic:pic>
              </a:graphicData>
            </a:graphic>
          </wp:inline>
        </w:drawing>
      </w:r>
    </w:p>
    <w:p w14:paraId="4816C803" w14:textId="1050E60A" w:rsidR="0035733C" w:rsidRDefault="0035733C" w:rsidP="0035733C">
      <w:pPr>
        <w:pStyle w:val="Caption"/>
      </w:pPr>
      <w:proofErr w:type="gramStart"/>
      <w:r>
        <w:t xml:space="preserve">Figure </w:t>
      </w:r>
      <w:r>
        <w:fldChar w:fldCharType="begin"/>
      </w:r>
      <w:r>
        <w:instrText xml:space="preserve"> SEQ Figure \* ARABIC </w:instrText>
      </w:r>
      <w:r>
        <w:fldChar w:fldCharType="separate"/>
      </w:r>
      <w:r w:rsidR="00AE3E58">
        <w:rPr>
          <w:noProof/>
        </w:rPr>
        <w:t>5</w:t>
      </w:r>
      <w:r>
        <w:fldChar w:fldCharType="end"/>
      </w:r>
      <w:r>
        <w:t>.</w:t>
      </w:r>
      <w:proofErr w:type="gramEnd"/>
      <w:r>
        <w:t xml:space="preserve"> Configuring R Studio</w:t>
      </w:r>
    </w:p>
    <w:p w14:paraId="25822884" w14:textId="77777777" w:rsidR="004024C7" w:rsidRDefault="004024C7" w:rsidP="004024C7"/>
    <w:p w14:paraId="29505CB3" w14:textId="775A9407" w:rsidR="004024C7" w:rsidRDefault="000565C9" w:rsidP="004024C7">
      <w:pPr>
        <w:keepNext/>
      </w:pPr>
      <w:r>
        <w:rPr>
          <w:noProof/>
        </w:rPr>
        <mc:AlternateContent>
          <mc:Choice Requires="wps">
            <w:drawing>
              <wp:anchor distT="0" distB="0" distL="114300" distR="114300" simplePos="0" relativeHeight="251711488" behindDoc="0" locked="0" layoutInCell="1" allowOverlap="1" wp14:anchorId="68EDCC79" wp14:editId="05CA2895">
                <wp:simplePos x="0" y="0"/>
                <wp:positionH relativeFrom="column">
                  <wp:posOffset>9525</wp:posOffset>
                </wp:positionH>
                <wp:positionV relativeFrom="paragraph">
                  <wp:posOffset>3272790</wp:posOffset>
                </wp:positionV>
                <wp:extent cx="4161155" cy="258445"/>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4161155" cy="258445"/>
                        </a:xfrm>
                        <a:prstGeom prst="rect">
                          <a:avLst/>
                        </a:prstGeom>
                        <a:solidFill>
                          <a:prstClr val="white"/>
                        </a:solidFill>
                        <a:ln>
                          <a:noFill/>
                        </a:ln>
                        <a:effectLst/>
                        <a:extLst>
                          <a:ext uri="{C572A759-6A51-4108-AA02-DFA0A04FC94B}">
                            <ma14:wrappingTextBoxFlag xmlns:ma14="http://schemas.microsoft.com/office/mac/drawingml/2011/main"/>
                          </a:ext>
                        </a:extLst>
                      </wps:spPr>
                      <wps:txbx>
                        <w:txbxContent>
                          <w:p w14:paraId="0F1E692C" w14:textId="709923BB" w:rsidR="00840E13" w:rsidRPr="005D2B0F" w:rsidRDefault="00840E13" w:rsidP="000565C9">
                            <w:pPr>
                              <w:pStyle w:val="Caption"/>
                              <w:rPr>
                                <w:noProof/>
                                <w:sz w:val="22"/>
                                <w:szCs w:val="22"/>
                              </w:rPr>
                            </w:pPr>
                            <w:proofErr w:type="gramStart"/>
                            <w:r>
                              <w:t xml:space="preserve">Figure </w:t>
                            </w:r>
                            <w:r>
                              <w:fldChar w:fldCharType="begin"/>
                            </w:r>
                            <w:r>
                              <w:instrText xml:space="preserve"> SEQ Figure \* ARABIC </w:instrText>
                            </w:r>
                            <w:r>
                              <w:fldChar w:fldCharType="separate"/>
                            </w:r>
                            <w:r>
                              <w:rPr>
                                <w:noProof/>
                              </w:rPr>
                              <w:t>6</w:t>
                            </w:r>
                            <w:r>
                              <w:fldChar w:fldCharType="end"/>
                            </w:r>
                            <w:r>
                              <w:t>.</w:t>
                            </w:r>
                            <w:proofErr w:type="gramEnd"/>
                            <w:r>
                              <w:t xml:space="preserve"> Setting R Studio's default working directory.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id="Text Box 11" o:spid="_x0000_s1028" type="#_x0000_t202" style="position:absolute;left:0;text-align:left;margin-left:.75pt;margin-top:257.7pt;width:327.65pt;height:20.35pt;z-index:251711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" stroked="f">
                <v:textbox style="mso-fit-shape-to-text:t" inset="0,0,0,0">
                  <w:txbxContent>
                    <w:p w14:paraId="0F1E692C" w14:textId="709923BB" w:rsidR="000365D9" w:rsidRPr="005D2B0F" w:rsidRDefault="000365D9" w:rsidP="000565C9">
                      <w:pPr>
                        <w:pStyle w:val="Caption"/>
                        <w:rPr>
                          <w:noProof/>
                          <w:sz w:val="22"/>
                          <w:szCs w:val="22"/>
                        </w:rPr>
                      </w:pPr>
                      <w:proofErr w:type="gramStart"/>
                      <w:r>
                        <w:t xml:space="preserve">Figure </w:t>
                      </w:r>
                      <w:r>
                        <w:fldChar w:fldCharType="begin"/>
                      </w:r>
                      <w:r>
                        <w:instrText xml:space="preserve"> SEQ Figure \* ARABIC </w:instrText>
                      </w:r>
                      <w:r>
                        <w:fldChar w:fldCharType="separate"/>
                      </w:r>
                      <w:r>
                        <w:rPr>
                          <w:noProof/>
                        </w:rPr>
                        <w:t>6</w:t>
                      </w:r>
                      <w:r>
                        <w:fldChar w:fldCharType="end"/>
                      </w:r>
                      <w:r>
                        <w:t>.</w:t>
                      </w:r>
                      <w:proofErr w:type="gramEnd"/>
                      <w:r>
                        <w:t xml:space="preserve"> Setting R Studio's default working directory.</w:t>
                      </w:r>
                    </w:p>
                  </w:txbxContent>
                </v:textbox>
                <w10:wrap type="square"/>
              </v:shape>
            </w:pict>
          </mc:Fallback>
        </mc:AlternateContent>
      </w:r>
      <w:r w:rsidR="004024C7">
        <w:rPr>
          <w:noProof/>
        </w:rPr>
        <w:drawing>
          <wp:anchor distT="0" distB="0" distL="114300" distR="114300" simplePos="0" relativeHeight="251709440" behindDoc="0" locked="0" layoutInCell="1" allowOverlap="1" wp14:anchorId="6A4EAC3C" wp14:editId="152C3C28">
            <wp:simplePos x="0" y="0"/>
            <wp:positionH relativeFrom="column">
              <wp:align>left</wp:align>
            </wp:positionH>
            <wp:positionV relativeFrom="paragraph">
              <wp:posOffset>-472440</wp:posOffset>
            </wp:positionV>
            <wp:extent cx="3215640" cy="4161155"/>
            <wp:effectExtent l="9842"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6.pdf"/>
                    <pic:cNvPicPr/>
                  </pic:nvPicPr>
                  <pic:blipFill>
                    <a:blip r:embed="rId23">
                      <a:extLst>
                        <a:ext uri="{28A0092B-C50C-407E-A947-70E740481C1C}">
                          <a14:useLocalDpi xmlns:a14="http://schemas.microsoft.com/office/drawing/2010/main" val="0"/>
                        </a:ext>
                      </a:extLst>
                    </a:blip>
                    <a:stretch>
                      <a:fillRect/>
                    </a:stretch>
                  </pic:blipFill>
                  <pic:spPr>
                    <a:xfrm rot="5400000">
                      <a:off x="0" y="0"/>
                      <a:ext cx="3215640" cy="4161155"/>
                    </a:xfrm>
                    <a:prstGeom prst="rect">
                      <a:avLst/>
                    </a:prstGeom>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3DFCA216" w14:textId="77777777" w:rsidR="000565C9" w:rsidRDefault="000565C9" w:rsidP="00BD7282"/>
    <w:p w14:paraId="1FE3083A" w14:textId="77777777" w:rsidR="000565C9" w:rsidRDefault="000565C9" w:rsidP="00BD7282"/>
    <w:p w14:paraId="63BF5190" w14:textId="77777777" w:rsidR="000565C9" w:rsidRDefault="000565C9" w:rsidP="00BD7282"/>
    <w:p w14:paraId="3DA8FFDE" w14:textId="77777777" w:rsidR="000565C9" w:rsidRDefault="000565C9" w:rsidP="00BD7282"/>
    <w:p w14:paraId="176CB979" w14:textId="77777777" w:rsidR="000565C9" w:rsidRDefault="000565C9" w:rsidP="00BD7282"/>
    <w:p w14:paraId="411417EC" w14:textId="77777777" w:rsidR="000565C9" w:rsidRDefault="000565C9" w:rsidP="00BD7282"/>
    <w:p w14:paraId="3AE67EB8" w14:textId="77777777" w:rsidR="000565C9" w:rsidRDefault="000565C9" w:rsidP="00BD7282"/>
    <w:p w14:paraId="37982559" w14:textId="77777777" w:rsidR="000565C9" w:rsidRDefault="000565C9" w:rsidP="00BD7282"/>
    <w:p w14:paraId="62DD8C44" w14:textId="77777777" w:rsidR="000565C9" w:rsidRDefault="000565C9" w:rsidP="00BD7282"/>
    <w:p w14:paraId="685AEABC" w14:textId="77777777" w:rsidR="000565C9" w:rsidRDefault="000565C9" w:rsidP="00BD7282"/>
    <w:p w14:paraId="02EC2CEE" w14:textId="77777777" w:rsidR="000565C9" w:rsidRDefault="000565C9" w:rsidP="00BD7282"/>
    <w:p w14:paraId="398458E3" w14:textId="77777777" w:rsidR="000565C9" w:rsidRDefault="000565C9" w:rsidP="00BD7282"/>
    <w:p w14:paraId="2552DFAD" w14:textId="77777777" w:rsidR="000565C9" w:rsidRDefault="000565C9" w:rsidP="00BD7282"/>
    <w:p w14:paraId="775BA6D8" w14:textId="77777777" w:rsidR="000565C9" w:rsidRDefault="000565C9" w:rsidP="00BD7282"/>
    <w:p w14:paraId="121C92C0" w14:textId="77777777" w:rsidR="000565C9" w:rsidRDefault="000565C9" w:rsidP="00BD7282"/>
    <w:p w14:paraId="6D3680FA" w14:textId="77777777" w:rsidR="000565C9" w:rsidRDefault="000565C9" w:rsidP="00BD7282"/>
    <w:p w14:paraId="5EFEDD9F" w14:textId="77777777" w:rsidR="000565C9" w:rsidRDefault="000565C9" w:rsidP="00BD7282"/>
    <w:p w14:paraId="7288FEB1" w14:textId="77777777" w:rsidR="000565C9" w:rsidRDefault="000565C9" w:rsidP="00BD7282"/>
    <w:p w14:paraId="6EE1CEE9" w14:textId="4F53F71D" w:rsidR="002F6D0B" w:rsidRDefault="002F6D0B" w:rsidP="002F6D0B">
      <w:pPr>
        <w:pStyle w:val="ListParagraph"/>
        <w:numPr>
          <w:ilvl w:val="0"/>
          <w:numId w:val="73"/>
        </w:numPr>
      </w:pPr>
      <w:commentRangeStart w:id="1165"/>
      <w:r>
        <w:t>We will now install all packages necessary for class. In R Studio, choose “File” followed by “Open File”. Browse to Documents (under “Libraries” on left). On the right, choose “Micro336-master”, “code”, and finally “</w:t>
      </w:r>
      <w:proofErr w:type="spellStart"/>
      <w:r>
        <w:t>lab_</w:t>
      </w:r>
      <w:proofErr w:type="gramStart"/>
      <w:r>
        <w:t>prereqs.R</w:t>
      </w:r>
      <w:proofErr w:type="spellEnd"/>
      <w:proofErr w:type="gramEnd"/>
      <w:r>
        <w:t>”.</w:t>
      </w:r>
      <w:commentRangeEnd w:id="1165"/>
      <w:r w:rsidR="00840E13">
        <w:rPr>
          <w:rStyle w:val="CommentReference"/>
        </w:rPr>
        <w:commentReference w:id="1165"/>
      </w:r>
    </w:p>
    <w:p w14:paraId="17C3CB41" w14:textId="11407EE6" w:rsidR="00AE3E58" w:rsidRDefault="00DE1D71" w:rsidP="00AE3E58">
      <w:pPr>
        <w:pStyle w:val="ListParagraph"/>
        <w:keepNext/>
        <w:numPr>
          <w:ilvl w:val="0"/>
          <w:numId w:val="73"/>
        </w:numPr>
      </w:pPr>
      <w:r>
        <w:t xml:space="preserve">Highlight the text of </w:t>
      </w:r>
      <w:proofErr w:type="spellStart"/>
      <w:r>
        <w:t>lab_</w:t>
      </w:r>
      <w:proofErr w:type="gramStart"/>
      <w:r>
        <w:t>prereqs.R</w:t>
      </w:r>
      <w:proofErr w:type="spellEnd"/>
      <w:proofErr w:type="gramEnd"/>
      <w:r>
        <w:t xml:space="preserve"> and click the “Run” button. Your packages will install</w:t>
      </w:r>
      <w:r w:rsidR="006A13A7">
        <w:t xml:space="preserve"> (</w:t>
      </w:r>
      <w:r w:rsidR="006A13A7" w:rsidRPr="008C1B1E">
        <w:rPr>
          <w:b/>
        </w:rPr>
        <w:t>Figure 7</w:t>
      </w:r>
      <w:r w:rsidR="006A13A7">
        <w:t>)</w:t>
      </w:r>
      <w:r>
        <w:t>.</w:t>
      </w:r>
      <w:r w:rsidRPr="00DE1D71">
        <w:t xml:space="preserve"> </w:t>
      </w:r>
      <w:r>
        <w:rPr>
          <w:noProof/>
        </w:rPr>
        <w:drawing>
          <wp:inline distT="0" distB="0" distL="0" distR="0" wp14:anchorId="475F3C0F" wp14:editId="2AC1C227">
            <wp:extent cx="4195445" cy="317827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pdf"/>
                    <pic:cNvPicPr/>
                  </pic:nvPicPr>
                  <pic:blipFill rotWithShape="1">
                    <a:blip r:embed="rId24">
                      <a:extLst>
                        <a:ext uri="{28A0092B-C50C-407E-A947-70E740481C1C}">
                          <a14:useLocalDpi xmlns:a14="http://schemas.microsoft.com/office/drawing/2010/main" val="0"/>
                        </a:ext>
                      </a:extLst>
                    </a:blip>
                    <a:srcRect t="19149" b="22312"/>
                    <a:stretch/>
                  </pic:blipFill>
                  <pic:spPr bwMode="auto">
                    <a:xfrm>
                      <a:off x="0" y="0"/>
                      <a:ext cx="4196364" cy="3178973"/>
                    </a:xfrm>
                    <a:prstGeom prst="rect">
                      <a:avLst/>
                    </a:prstGeom>
                    <a:ln>
                      <a:noFill/>
                    </a:ln>
                    <a:extLst>
                      <a:ext uri="{53640926-AAD7-44d8-BBD7-CCE9431645EC}">
                        <a14:shadowObscured xmlns:a14="http://schemas.microsoft.com/office/drawing/2010/main"/>
                      </a:ext>
                    </a:extLst>
                  </pic:spPr>
                </pic:pic>
              </a:graphicData>
            </a:graphic>
          </wp:inline>
        </w:drawing>
      </w:r>
    </w:p>
    <w:p w14:paraId="2A8E71C1" w14:textId="4AE99D29" w:rsidR="00EA095C" w:rsidRPr="006B27E5" w:rsidRDefault="00AE3E58" w:rsidP="005A76AB">
      <w:pPr>
        <w:pStyle w:val="Caption"/>
      </w:pPr>
      <w:proofErr w:type="gramStart"/>
      <w:r>
        <w:t xml:space="preserve">Figure </w:t>
      </w:r>
      <w:r>
        <w:fldChar w:fldCharType="begin"/>
      </w:r>
      <w:r>
        <w:instrText xml:space="preserve"> SEQ Figure \* ARABIC </w:instrText>
      </w:r>
      <w:r>
        <w:fldChar w:fldCharType="separate"/>
      </w:r>
      <w:r>
        <w:rPr>
          <w:noProof/>
        </w:rPr>
        <w:t>7</w:t>
      </w:r>
      <w:r>
        <w:fldChar w:fldCharType="end"/>
      </w:r>
      <w:r>
        <w:t>.</w:t>
      </w:r>
      <w:proofErr w:type="gramEnd"/>
      <w:r>
        <w:t xml:space="preserve"> Installing packages</w:t>
      </w:r>
    </w:p>
    <w:p w14:paraId="5EC88F1D" w14:textId="77777777" w:rsidR="00C85CF6" w:rsidRDefault="00C85CF6" w:rsidP="00972CB0"/>
    <w:p w14:paraId="4F2740DF" w14:textId="3BBA931F" w:rsidR="00C85CF6" w:rsidRDefault="00C85CF6" w:rsidP="00C85CF6">
      <w:pPr>
        <w:pStyle w:val="Heading1"/>
      </w:pPr>
      <w:bookmarkStart w:id="1167" w:name="_Toc380999417"/>
      <w:r>
        <w:t>Getting into R</w:t>
      </w:r>
      <w:bookmarkEnd w:id="1167"/>
    </w:p>
    <w:p w14:paraId="352E3CF3" w14:textId="77777777" w:rsidR="00BF28A3" w:rsidRDefault="00BF28A3" w:rsidP="00BF28A3"/>
    <w:p w14:paraId="6C42B592" w14:textId="4140AF46" w:rsidR="00C271E0" w:rsidRDefault="00BF28A3" w:rsidP="00C271E0">
      <w:r>
        <w:t>This class will use R for data analysis.</w:t>
      </w:r>
      <w:r w:rsidR="00C271E0">
        <w:t xml:space="preserve"> R is a language and environment for statistical computing and graphics. The R studio provides a user-friendly interface to R.</w:t>
      </w:r>
      <w:r w:rsidR="007148A6">
        <w:t xml:space="preserve"> </w:t>
      </w:r>
      <w:r w:rsidR="00D123F5">
        <w:t>For this class, we will use R Studio installed on Student Desktop.  You are welcome to install R and R Studio on your own device if desired, but if you do, you will have to troubleshoot package installation errors on your own.</w:t>
      </w:r>
    </w:p>
    <w:p w14:paraId="7F7F29D8" w14:textId="77777777" w:rsidR="002F3428" w:rsidRDefault="002F3428" w:rsidP="00C271E0"/>
    <w:p w14:paraId="4C752E51" w14:textId="25AF1364" w:rsidR="002F3428" w:rsidRDefault="002F3428" w:rsidP="00C271E0">
      <w:r>
        <w:t xml:space="preserve">Please refer to the </w:t>
      </w:r>
      <w:hyperlink w:anchor="_How_to_install" w:history="1">
        <w:r w:rsidRPr="000E7C34">
          <w:rPr>
            <w:rStyle w:val="Hyperlink"/>
            <w:b/>
          </w:rPr>
          <w:t>Appendix</w:t>
        </w:r>
      </w:hyperlink>
      <w:r w:rsidRPr="000E7C34">
        <w:rPr>
          <w:b/>
        </w:rPr>
        <w:t xml:space="preserve"> </w:t>
      </w:r>
      <w:r w:rsidR="000E7C34" w:rsidRPr="000E7C34">
        <w:rPr>
          <w:b/>
        </w:rPr>
        <w:t>2</w:t>
      </w:r>
      <w:r w:rsidR="000E7C34">
        <w:t xml:space="preserve"> </w:t>
      </w:r>
      <w:r>
        <w:t>for i</w:t>
      </w:r>
      <w:r w:rsidR="00515884">
        <w:t>nstructions on how to install R and R Studio.</w:t>
      </w:r>
      <w:r>
        <w:t xml:space="preserve"> </w:t>
      </w:r>
    </w:p>
    <w:p w14:paraId="70DA3301" w14:textId="77777777" w:rsidR="001938B3" w:rsidRDefault="001938B3" w:rsidP="00C271E0"/>
    <w:p w14:paraId="7DE3AED7" w14:textId="77777777" w:rsidR="001938B3" w:rsidRDefault="001938B3" w:rsidP="00C271E0"/>
    <w:p w14:paraId="22B75A3B" w14:textId="6A878112" w:rsidR="001938B3" w:rsidRDefault="001938B3" w:rsidP="001938B3">
      <w:pPr>
        <w:pStyle w:val="Heading2"/>
      </w:pPr>
      <w:bookmarkStart w:id="1168" w:name="_Toc380999418"/>
      <w:r>
        <w:t>A quick orientation with R Studio</w:t>
      </w:r>
      <w:bookmarkEnd w:id="1168"/>
    </w:p>
    <w:p w14:paraId="6F0D411A" w14:textId="77777777" w:rsidR="001938B3" w:rsidRDefault="001938B3" w:rsidP="001938B3"/>
    <w:p w14:paraId="43EC72C4" w14:textId="60FB9E9F" w:rsidR="001938B3" w:rsidRDefault="001938B3" w:rsidP="001938B3">
      <w:r>
        <w:t xml:space="preserve">When you open up R Studio, you will see something like this. </w:t>
      </w:r>
    </w:p>
    <w:p w14:paraId="59333EC0" w14:textId="77777777" w:rsidR="00E5674B" w:rsidRDefault="001F1268" w:rsidP="00E5674B">
      <w:pPr>
        <w:keepNext/>
      </w:pPr>
      <w:r>
        <w:rPr>
          <w:noProof/>
        </w:rPr>
        <w:drawing>
          <wp:inline distT="0" distB="0" distL="0" distR="0" wp14:anchorId="35D1B053" wp14:editId="5AB2F7ED">
            <wp:extent cx="5270500" cy="3072277"/>
            <wp:effectExtent l="0" t="0" r="0" b="1270"/>
            <wp:docPr id="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0500" cy="3072277"/>
                    </a:xfrm>
                    <a:prstGeom prst="rect">
                      <a:avLst/>
                    </a:prstGeom>
                    <a:noFill/>
                    <a:ln>
                      <a:noFill/>
                    </a:ln>
                  </pic:spPr>
                </pic:pic>
              </a:graphicData>
            </a:graphic>
          </wp:inline>
        </w:drawing>
      </w:r>
    </w:p>
    <w:p w14:paraId="6B6F8ED7" w14:textId="7405795D" w:rsidR="001938B3" w:rsidRDefault="00E5674B" w:rsidP="00E5674B">
      <w:pPr>
        <w:pStyle w:val="Caption"/>
      </w:pPr>
      <w:r>
        <w:t xml:space="preserve">Figure </w:t>
      </w:r>
      <w:r w:rsidR="00725619">
        <w:t>8</w:t>
      </w:r>
      <w:r>
        <w:t>. An overview of the R Studio environment</w:t>
      </w:r>
    </w:p>
    <w:p w14:paraId="4223ABD3" w14:textId="6A46A63D" w:rsidR="001938B3" w:rsidRDefault="001938B3" w:rsidP="001938B3">
      <w:r>
        <w:t xml:space="preserve">The panel on your left is your R console. </w:t>
      </w:r>
      <w:proofErr w:type="gramStart"/>
      <w:r>
        <w:t>Anything you type in this window will be executed by R</w:t>
      </w:r>
      <w:proofErr w:type="gramEnd"/>
      <w:r>
        <w:t>.</w:t>
      </w:r>
    </w:p>
    <w:p w14:paraId="20B29D6A" w14:textId="77777777" w:rsidR="00E24DF3" w:rsidRDefault="00E24DF3" w:rsidP="001938B3"/>
    <w:p w14:paraId="7F4DBEAD" w14:textId="45C5043C" w:rsidR="00E24DF3" w:rsidRDefault="00920CF7" w:rsidP="001938B3">
      <w:r>
        <w:t xml:space="preserve">On the upper right, there are two tabs, (History) and (Environment), where you can </w:t>
      </w:r>
      <w:r w:rsidR="00E24DF3">
        <w:t>see either the history of commands you have typed</w:t>
      </w:r>
      <w:r>
        <w:t xml:space="preserve"> (History),</w:t>
      </w:r>
      <w:r w:rsidR="00E24DF3">
        <w:t xml:space="preserve"> or the variables you currently have in memory</w:t>
      </w:r>
      <w:r>
        <w:t xml:space="preserve"> (Environment)</w:t>
      </w:r>
      <w:r w:rsidR="00E24DF3">
        <w:t>.</w:t>
      </w:r>
    </w:p>
    <w:p w14:paraId="08EB6E6B" w14:textId="77777777" w:rsidR="002F030F" w:rsidRDefault="002F030F" w:rsidP="001938B3"/>
    <w:p w14:paraId="4AF7C6CE" w14:textId="772868EF" w:rsidR="002F030F" w:rsidRDefault="002F030F" w:rsidP="001938B3">
      <w:r>
        <w:t xml:space="preserve">On the lower right, you have five tabs: </w:t>
      </w:r>
      <w:r w:rsidR="005C56C3">
        <w:t>(</w:t>
      </w:r>
      <w:r>
        <w:t>Plots</w:t>
      </w:r>
      <w:r w:rsidR="005C56C3">
        <w:t>)</w:t>
      </w:r>
      <w:r>
        <w:t>, which will s</w:t>
      </w:r>
      <w:r w:rsidR="005C56C3">
        <w:t>how any plots you have created; (</w:t>
      </w:r>
      <w:r>
        <w:t>Files</w:t>
      </w:r>
      <w:r w:rsidR="005C56C3">
        <w:t>) from which you can browse and open files; (</w:t>
      </w:r>
      <w:r>
        <w:t>Help</w:t>
      </w:r>
      <w:r w:rsidR="005C56C3">
        <w:t>) which you can use to view documentation;</w:t>
      </w:r>
      <w:r>
        <w:t xml:space="preserve"> </w:t>
      </w:r>
      <w:r w:rsidR="005C56C3">
        <w:t>(</w:t>
      </w:r>
      <w:r>
        <w:t>Packages</w:t>
      </w:r>
      <w:r w:rsidR="005C56C3">
        <w:t>) which you can use to load R packages; and (</w:t>
      </w:r>
      <w:r>
        <w:t>Viewer</w:t>
      </w:r>
      <w:r w:rsidR="005C56C3">
        <w:t xml:space="preserve">) which </w:t>
      </w:r>
      <w:r w:rsidR="00FF793C">
        <w:t xml:space="preserve">is used to interface with local web content. For this class, you will most often use the Help and Plots tabs. </w:t>
      </w:r>
      <w:r w:rsidR="005C56C3">
        <w:t xml:space="preserve"> </w:t>
      </w:r>
    </w:p>
    <w:p w14:paraId="75DE4FAB" w14:textId="77777777" w:rsidR="00AC7A40" w:rsidRDefault="00AC7A40" w:rsidP="00AC7A40"/>
    <w:p w14:paraId="6CED0BC4" w14:textId="4753D34F" w:rsidR="00B34F5D" w:rsidRDefault="00B34F5D" w:rsidP="00E02D98">
      <w:pPr>
        <w:pStyle w:val="Heading2"/>
      </w:pPr>
      <w:bookmarkStart w:id="1169" w:name="_Toc380999419"/>
      <w:r w:rsidRPr="007148A6">
        <w:t>How to make an R markdown</w:t>
      </w:r>
      <w:bookmarkEnd w:id="1169"/>
    </w:p>
    <w:p w14:paraId="331D8B9A" w14:textId="20C224A4" w:rsidR="00E02D98" w:rsidRDefault="00E02D98" w:rsidP="00E02D98">
      <w:r>
        <w:t xml:space="preserve">R Markdown is a way to record the commands you use for an analysis in R, the output of R, and your own notes and comments. It therefore makes an ideal “computational lab notebook.”  In Micro336, you will create </w:t>
      </w:r>
      <w:r w:rsidR="001938B3">
        <w:t>R Markdowns for all assignments, and turn in your R markdown files to receive credit for your lab work.</w:t>
      </w:r>
      <w:r w:rsidR="00716C8F">
        <w:t xml:space="preserve"> </w:t>
      </w:r>
    </w:p>
    <w:p w14:paraId="60310127" w14:textId="77777777" w:rsidR="001938B3" w:rsidRDefault="001938B3" w:rsidP="00E02D98"/>
    <w:p w14:paraId="53047E1F" w14:textId="4BD5FAE9" w:rsidR="00716C8F" w:rsidRDefault="00716C8F" w:rsidP="00E02D98">
      <w:r>
        <w:t xml:space="preserve">In order to create an R markdown, you should do </w:t>
      </w:r>
      <w:r w:rsidR="00CD27AD">
        <w:t xml:space="preserve">either of </w:t>
      </w:r>
      <w:r>
        <w:t>the following:</w:t>
      </w:r>
    </w:p>
    <w:p w14:paraId="6B07A4A5" w14:textId="77777777" w:rsidR="00CD27AD" w:rsidRDefault="00CD27AD" w:rsidP="00E02D98"/>
    <w:p w14:paraId="1F442C47" w14:textId="4A3C2A1E" w:rsidR="00CD27AD" w:rsidRDefault="00CD27AD" w:rsidP="00E02D98">
      <w:r w:rsidRPr="00CD27AD">
        <w:rPr>
          <w:b/>
        </w:rPr>
        <w:t xml:space="preserve">Option 1: </w:t>
      </w:r>
      <w:r w:rsidR="00E55D91">
        <w:rPr>
          <w:b/>
        </w:rPr>
        <w:t xml:space="preserve">(Recommended): </w:t>
      </w:r>
      <w:r w:rsidR="006B27E5">
        <w:rPr>
          <w:b/>
        </w:rPr>
        <w:t>Use</w:t>
      </w:r>
      <w:r w:rsidRPr="00CD27AD">
        <w:rPr>
          <w:b/>
        </w:rPr>
        <w:t xml:space="preserve"> the Micro336 RMD template</w:t>
      </w:r>
      <w:r w:rsidR="00501C2F">
        <w:rPr>
          <w:b/>
        </w:rPr>
        <w:t>s</w:t>
      </w:r>
      <w:r w:rsidRPr="00CD27AD">
        <w:rPr>
          <w:b/>
        </w:rPr>
        <w:t xml:space="preserve"> </w:t>
      </w:r>
      <w:r w:rsidR="006B27E5">
        <w:rPr>
          <w:b/>
        </w:rPr>
        <w:t xml:space="preserve">provided from </w:t>
      </w:r>
      <w:proofErr w:type="spellStart"/>
      <w:r w:rsidR="006B27E5">
        <w:rPr>
          <w:b/>
        </w:rPr>
        <w:t>Gitlab</w:t>
      </w:r>
      <w:proofErr w:type="spellEnd"/>
      <w:r>
        <w:t>. Choose “File” followed by “Open File” from t</w:t>
      </w:r>
      <w:r w:rsidR="006B27E5">
        <w:t xml:space="preserve">he R Studio menu. Browse to Documents/Micro336-master and open the provided template </w:t>
      </w:r>
      <w:proofErr w:type="spellStart"/>
      <w:r w:rsidR="00501C2F">
        <w:t>template</w:t>
      </w:r>
      <w:proofErr w:type="spellEnd"/>
      <w:r w:rsidR="00501C2F">
        <w:t xml:space="preserve"> for each assignment.</w:t>
      </w:r>
    </w:p>
    <w:p w14:paraId="4A3A081C" w14:textId="77777777" w:rsidR="00CD27AD" w:rsidRDefault="00CD27AD" w:rsidP="00E02D98"/>
    <w:p w14:paraId="118CF119" w14:textId="4BAC1670" w:rsidR="00CD27AD" w:rsidRDefault="00CD27AD" w:rsidP="00E02D98">
      <w:r>
        <w:rPr>
          <w:b/>
        </w:rPr>
        <w:t xml:space="preserve">Option 2: </w:t>
      </w:r>
      <w:r w:rsidR="00E55D91">
        <w:rPr>
          <w:b/>
        </w:rPr>
        <w:t xml:space="preserve">(Not recommended) </w:t>
      </w:r>
      <w:r>
        <w:rPr>
          <w:b/>
        </w:rPr>
        <w:t>Create a brand-new R markdown.</w:t>
      </w:r>
      <w:r w:rsidR="00E55D91">
        <w:rPr>
          <w:b/>
        </w:rPr>
        <w:t xml:space="preserve"> </w:t>
      </w:r>
      <w:r w:rsidR="00E55D91">
        <w:t xml:space="preserve">This will create an example markdown file that is a bit more complicated than the Micro336 template. To do this, see the </w:t>
      </w:r>
      <w:hyperlink w:anchor="_Creating_an_R" w:history="1">
        <w:r w:rsidR="00E55D91" w:rsidRPr="00553941">
          <w:rPr>
            <w:rStyle w:val="Hyperlink"/>
          </w:rPr>
          <w:t>Appendix</w:t>
        </w:r>
      </w:hyperlink>
      <w:r w:rsidR="0024467C">
        <w:rPr>
          <w:rStyle w:val="Hyperlink"/>
        </w:rPr>
        <w:t xml:space="preserve"> 3</w:t>
      </w:r>
      <w:r w:rsidR="00553941">
        <w:t>.</w:t>
      </w:r>
    </w:p>
    <w:p w14:paraId="4034E1C7" w14:textId="77777777" w:rsidR="00C63607" w:rsidRDefault="00C63607" w:rsidP="00E02D98"/>
    <w:p w14:paraId="2276E69F" w14:textId="798AFF9F" w:rsidR="00C63607" w:rsidRDefault="00795495" w:rsidP="00795495">
      <w:r>
        <w:t>After you have opened the template or created a new Markdown, y</w:t>
      </w:r>
      <w:r w:rsidR="00C63607">
        <w:t>ou will see that your R studio now looks different. The R Markdown file is in the upper left, and your R console is on the lower left.</w:t>
      </w:r>
    </w:p>
    <w:p w14:paraId="47C66E01" w14:textId="77777777" w:rsidR="00C63607" w:rsidRPr="00E55D91" w:rsidRDefault="00C63607" w:rsidP="00E02D98"/>
    <w:p w14:paraId="31CC6777" w14:textId="77777777" w:rsidR="00B41C78" w:rsidRDefault="00050094" w:rsidP="00B41C78">
      <w:pPr>
        <w:pStyle w:val="ListParagraph"/>
        <w:keepNext/>
      </w:pPr>
      <w:r>
        <w:rPr>
          <w:noProof/>
        </w:rPr>
        <w:drawing>
          <wp:inline distT="0" distB="0" distL="0" distR="0" wp14:anchorId="7A25999D" wp14:editId="0C2EB2E5">
            <wp:extent cx="5270500" cy="3297842"/>
            <wp:effectExtent l="0" t="0" r="0" b="4445"/>
            <wp:docPr id="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0500" cy="3297842"/>
                    </a:xfrm>
                    <a:prstGeom prst="rect">
                      <a:avLst/>
                    </a:prstGeom>
                    <a:noFill/>
                    <a:ln>
                      <a:noFill/>
                    </a:ln>
                  </pic:spPr>
                </pic:pic>
              </a:graphicData>
            </a:graphic>
          </wp:inline>
        </w:drawing>
      </w:r>
    </w:p>
    <w:p w14:paraId="27E7387F" w14:textId="0529C685" w:rsidR="008F3843" w:rsidRPr="008F3843" w:rsidRDefault="00B41C78" w:rsidP="00B41C78">
      <w:pPr>
        <w:pStyle w:val="Caption"/>
      </w:pPr>
      <w:r>
        <w:t xml:space="preserve">Figure </w:t>
      </w:r>
      <w:r w:rsidR="00827CDA">
        <w:t>9</w:t>
      </w:r>
      <w:r>
        <w:t>. Making an R Markdown.</w:t>
      </w:r>
    </w:p>
    <w:p w14:paraId="590FEE5C" w14:textId="77777777" w:rsidR="00F777D4" w:rsidRDefault="00F777D4" w:rsidP="00F777D4"/>
    <w:p w14:paraId="5A0C971D" w14:textId="4A8E3649" w:rsidR="001D3F1C" w:rsidRDefault="001D3F1C" w:rsidP="00F777D4">
      <w:r>
        <w:t xml:space="preserve">An R Markdown file (RMD) has several important features you will need to understand for class. </w:t>
      </w:r>
    </w:p>
    <w:p w14:paraId="08760AEC" w14:textId="77777777" w:rsidR="00F777D4" w:rsidRDefault="00F777D4" w:rsidP="00F777D4"/>
    <w:p w14:paraId="4CC55F84" w14:textId="4369F3E8" w:rsidR="001D3F1C" w:rsidRDefault="001D3F1C" w:rsidP="007810D4">
      <w:pPr>
        <w:pStyle w:val="ListParagraph"/>
        <w:numPr>
          <w:ilvl w:val="0"/>
          <w:numId w:val="20"/>
        </w:numPr>
      </w:pPr>
      <w:r>
        <w:t>W</w:t>
      </w:r>
      <w:r w:rsidR="00F777D4">
        <w:t>hit</w:t>
      </w:r>
      <w:r w:rsidR="00454006">
        <w:t xml:space="preserve">e space </w:t>
      </w:r>
      <w:r>
        <w:t>in RMD is used for documentation (e.g. your comments).</w:t>
      </w:r>
    </w:p>
    <w:p w14:paraId="338DB71C" w14:textId="3836800B" w:rsidR="00F777D4" w:rsidRDefault="00454006" w:rsidP="007810D4">
      <w:pPr>
        <w:pStyle w:val="ListParagraph"/>
        <w:numPr>
          <w:ilvl w:val="0"/>
          <w:numId w:val="20"/>
        </w:numPr>
      </w:pPr>
      <w:r>
        <w:t>Blocks</w:t>
      </w:r>
      <w:r w:rsidR="00F777D4">
        <w:t xml:space="preserve"> of code executed by R are enclosed by </w:t>
      </w:r>
      <w:proofErr w:type="spellStart"/>
      <w:proofErr w:type="gramStart"/>
      <w:r w:rsidR="00F777D4">
        <w:t>backticks</w:t>
      </w:r>
      <w:proofErr w:type="spellEnd"/>
      <w:r w:rsidR="008530C6">
        <w:t>(</w:t>
      </w:r>
      <w:proofErr w:type="gramEnd"/>
      <w:r w:rsidR="008530C6">
        <w:t>```)</w:t>
      </w:r>
      <w:r w:rsidR="00F777D4">
        <w:t xml:space="preserve"> and {r}, like this:</w:t>
      </w:r>
    </w:p>
    <w:p w14:paraId="74F63632" w14:textId="798D506B" w:rsidR="00F777D4" w:rsidRPr="005063D0" w:rsidRDefault="00F777D4" w:rsidP="00F777D4">
      <w:pPr>
        <w:rPr>
          <w:rFonts w:ascii="Courier" w:hAnsi="Courier"/>
          <w:sz w:val="20"/>
          <w:szCs w:val="20"/>
        </w:rPr>
      </w:pPr>
      <w:r w:rsidRPr="005063D0">
        <w:rPr>
          <w:rFonts w:ascii="Courier" w:hAnsi="Courier"/>
          <w:sz w:val="20"/>
          <w:szCs w:val="20"/>
        </w:rPr>
        <w:t>```{</w:t>
      </w:r>
      <w:proofErr w:type="gramStart"/>
      <w:r w:rsidRPr="005063D0">
        <w:rPr>
          <w:rFonts w:ascii="Courier" w:hAnsi="Courier"/>
          <w:sz w:val="20"/>
          <w:szCs w:val="20"/>
        </w:rPr>
        <w:t>r</w:t>
      </w:r>
      <w:proofErr w:type="gramEnd"/>
      <w:r w:rsidRPr="005063D0">
        <w:rPr>
          <w:rFonts w:ascii="Courier" w:hAnsi="Courier"/>
          <w:sz w:val="20"/>
          <w:szCs w:val="20"/>
        </w:rPr>
        <w:t>}</w:t>
      </w:r>
    </w:p>
    <w:p w14:paraId="2C280EF1" w14:textId="47CBE2B9" w:rsidR="00F777D4" w:rsidRPr="005063D0" w:rsidRDefault="00F777D4" w:rsidP="00F777D4">
      <w:pPr>
        <w:rPr>
          <w:rFonts w:ascii="Courier" w:hAnsi="Courier"/>
          <w:sz w:val="20"/>
          <w:szCs w:val="20"/>
        </w:rPr>
      </w:pPr>
      <w:r w:rsidRPr="005063D0">
        <w:rPr>
          <w:rFonts w:ascii="Courier" w:hAnsi="Courier"/>
          <w:sz w:val="20"/>
          <w:szCs w:val="20"/>
        </w:rPr>
        <w:t xml:space="preserve"># This is a comment. </w:t>
      </w:r>
      <w:r w:rsidR="00454006" w:rsidRPr="005063D0">
        <w:rPr>
          <w:rFonts w:ascii="Courier" w:hAnsi="Courier"/>
          <w:sz w:val="20"/>
          <w:szCs w:val="20"/>
        </w:rPr>
        <w:t>R will not execute comments preceded by a number sign.</w:t>
      </w:r>
    </w:p>
    <w:p w14:paraId="3D5314BA" w14:textId="52BEE232" w:rsidR="00F777D4" w:rsidRPr="005063D0" w:rsidRDefault="00F777D4" w:rsidP="00F777D4">
      <w:pPr>
        <w:rPr>
          <w:rFonts w:ascii="Courier" w:hAnsi="Courier"/>
          <w:sz w:val="20"/>
          <w:szCs w:val="20"/>
        </w:rPr>
      </w:pPr>
      <w:proofErr w:type="gramStart"/>
      <w:r w:rsidRPr="005063D0">
        <w:rPr>
          <w:rFonts w:ascii="Courier" w:hAnsi="Courier"/>
          <w:sz w:val="20"/>
          <w:szCs w:val="20"/>
        </w:rPr>
        <w:t>plot</w:t>
      </w:r>
      <w:proofErr w:type="gramEnd"/>
      <w:r w:rsidRPr="005063D0">
        <w:rPr>
          <w:rFonts w:ascii="Courier" w:hAnsi="Courier"/>
          <w:sz w:val="20"/>
          <w:szCs w:val="20"/>
        </w:rPr>
        <w:t>(data)</w:t>
      </w:r>
      <w:r w:rsidR="00C40383" w:rsidRPr="005063D0">
        <w:rPr>
          <w:rFonts w:ascii="Courier" w:hAnsi="Courier"/>
          <w:sz w:val="20"/>
          <w:szCs w:val="20"/>
        </w:rPr>
        <w:t xml:space="preserve"> </w:t>
      </w:r>
    </w:p>
    <w:p w14:paraId="374F0727" w14:textId="3208CF1A" w:rsidR="00F777D4" w:rsidRPr="005063D0" w:rsidRDefault="00F777D4" w:rsidP="00F777D4">
      <w:pPr>
        <w:rPr>
          <w:rFonts w:ascii="Courier" w:hAnsi="Courier"/>
          <w:sz w:val="20"/>
          <w:szCs w:val="20"/>
        </w:rPr>
      </w:pPr>
      <w:r w:rsidRPr="005063D0">
        <w:rPr>
          <w:rFonts w:ascii="Courier" w:hAnsi="Courier"/>
          <w:sz w:val="20"/>
          <w:szCs w:val="20"/>
        </w:rPr>
        <w:t>```</w:t>
      </w:r>
    </w:p>
    <w:p w14:paraId="6DB50564" w14:textId="4C715C8B" w:rsidR="00F777D4" w:rsidRDefault="001D3F1C" w:rsidP="00F777D4">
      <w:r>
        <w:t xml:space="preserve">In the example above, R will execute </w:t>
      </w:r>
      <w:proofErr w:type="gramStart"/>
      <w:r>
        <w:t>plot(</w:t>
      </w:r>
      <w:proofErr w:type="gramEnd"/>
      <w:r>
        <w:t>data), but it will ignore the comment because it is preceded by a #.</w:t>
      </w:r>
    </w:p>
    <w:p w14:paraId="17665902" w14:textId="77777777" w:rsidR="001D3F1C" w:rsidRDefault="001D3F1C" w:rsidP="00F777D4"/>
    <w:p w14:paraId="494E054D" w14:textId="0A29BC27" w:rsidR="00F777D4" w:rsidRDefault="00F777D4" w:rsidP="00B34F5D">
      <w:r>
        <w:t>For class, you will be turning in your homework assignments as R markdown files.</w:t>
      </w:r>
      <w:r w:rsidR="00794DC6">
        <w:t xml:space="preserve"> </w:t>
      </w:r>
      <w:r>
        <w:t xml:space="preserve">R markdown files can be </w:t>
      </w:r>
      <w:r w:rsidR="00186BA6">
        <w:t>knit into</w:t>
      </w:r>
      <w:r>
        <w:t xml:space="preserve"> PDF or </w:t>
      </w:r>
      <w:r w:rsidR="00186BA6">
        <w:t>HTML files by pressing the “Knit” button and choosing PDF or HTML output. HTML is more likely to work correctly, so it is recommended for class.</w:t>
      </w:r>
    </w:p>
    <w:p w14:paraId="25FA6928" w14:textId="77777777" w:rsidR="00794DC6" w:rsidRDefault="00794DC6" w:rsidP="00B34F5D"/>
    <w:p w14:paraId="55FCFCD3" w14:textId="77777777" w:rsidR="00B41C78" w:rsidRDefault="00794DC6" w:rsidP="00B41C78">
      <w:pPr>
        <w:keepNext/>
      </w:pPr>
      <w:r>
        <w:rPr>
          <w:noProof/>
        </w:rPr>
        <mc:AlternateContent>
          <mc:Choice Requires="wps">
            <w:drawing>
              <wp:anchor distT="0" distB="0" distL="114300" distR="114300" simplePos="0" relativeHeight="251682816" behindDoc="0" locked="0" layoutInCell="1" allowOverlap="1" wp14:anchorId="4404593E" wp14:editId="4BACF32C">
                <wp:simplePos x="0" y="0"/>
                <wp:positionH relativeFrom="column">
                  <wp:posOffset>1485900</wp:posOffset>
                </wp:positionH>
                <wp:positionV relativeFrom="paragraph">
                  <wp:posOffset>685800</wp:posOffset>
                </wp:positionV>
                <wp:extent cx="228600" cy="571500"/>
                <wp:effectExtent l="50800" t="50800" r="76200" b="88900"/>
                <wp:wrapNone/>
                <wp:docPr id="74" name="Straight Arrow Connector 74"/>
                <wp:cNvGraphicFramePr/>
                <a:graphic xmlns:a="http://schemas.openxmlformats.org/drawingml/2006/main">
                  <a:graphicData uri="http://schemas.microsoft.com/office/word/2010/wordprocessingShape">
                    <wps:wsp>
                      <wps:cNvCnPr/>
                      <wps:spPr>
                        <a:xfrm flipV="1">
                          <a:off x="0" y="0"/>
                          <a:ext cx="228600" cy="5715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74" o:spid="_x0000_s1026" type="#_x0000_t32" style="position:absolute;margin-left:117pt;margin-top:54pt;width:18pt;height:45pt;flip:y;z-index:251682816;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" strokecolor="#c0504d [3205]" strokeweight="2pt">
                <v:stroke endarrow="open"/>
                <v:shadow on="t" opacity="24903f" mv:blur="40000f" origin=",.5" offset="0,20000emu"/>
              </v:shape>
            </w:pict>
          </mc:Fallback>
        </mc:AlternateContent>
      </w:r>
      <w:r>
        <w:rPr>
          <w:noProof/>
        </w:rPr>
        <w:drawing>
          <wp:inline distT="0" distB="0" distL="0" distR="0" wp14:anchorId="798D82BF" wp14:editId="22680164">
            <wp:extent cx="5270500" cy="3471366"/>
            <wp:effectExtent l="0" t="0" r="0" b="8890"/>
            <wp:docPr id="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0500" cy="3471366"/>
                    </a:xfrm>
                    <a:prstGeom prst="rect">
                      <a:avLst/>
                    </a:prstGeom>
                    <a:noFill/>
                    <a:ln>
                      <a:noFill/>
                    </a:ln>
                  </pic:spPr>
                </pic:pic>
              </a:graphicData>
            </a:graphic>
          </wp:inline>
        </w:drawing>
      </w:r>
    </w:p>
    <w:p w14:paraId="12A0EA44" w14:textId="4B950CD1" w:rsidR="00794DC6" w:rsidRDefault="00B41C78" w:rsidP="00B41C78">
      <w:pPr>
        <w:pStyle w:val="Caption"/>
      </w:pPr>
      <w:r>
        <w:t xml:space="preserve">Figure </w:t>
      </w:r>
      <w:r w:rsidR="007F20A0">
        <w:t>10</w:t>
      </w:r>
      <w:r>
        <w:t>. Knitting an R Markdown.</w:t>
      </w:r>
    </w:p>
    <w:p w14:paraId="21E99776" w14:textId="77777777" w:rsidR="00794DC6" w:rsidRDefault="00794DC6" w:rsidP="00B34F5D"/>
    <w:p w14:paraId="19643BD9" w14:textId="47EBC9B8" w:rsidR="00794DC6" w:rsidRDefault="00794DC6" w:rsidP="00B34F5D">
      <w:r>
        <w:t>If I knit</w:t>
      </w:r>
      <w:r w:rsidR="00F24B8E">
        <w:t xml:space="preserve"> the template, R will produce this HTML file which nicely formats my comments, the R commands, and R’s output from the commands.</w:t>
      </w:r>
    </w:p>
    <w:p w14:paraId="04D57176" w14:textId="77777777" w:rsidR="00B41C78" w:rsidRDefault="00F24B8E" w:rsidP="00B41C78">
      <w:pPr>
        <w:keepNext/>
      </w:pPr>
      <w:r>
        <w:rPr>
          <w:noProof/>
        </w:rPr>
        <w:drawing>
          <wp:inline distT="0" distB="0" distL="0" distR="0" wp14:anchorId="742AA3B9" wp14:editId="5ACB4C54">
            <wp:extent cx="5270500" cy="3322341"/>
            <wp:effectExtent l="0" t="0" r="0" b="5080"/>
            <wp:docPr id="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0500" cy="3322341"/>
                    </a:xfrm>
                    <a:prstGeom prst="rect">
                      <a:avLst/>
                    </a:prstGeom>
                    <a:noFill/>
                    <a:ln>
                      <a:noFill/>
                    </a:ln>
                  </pic:spPr>
                </pic:pic>
              </a:graphicData>
            </a:graphic>
          </wp:inline>
        </w:drawing>
      </w:r>
    </w:p>
    <w:p w14:paraId="06B8BEE9" w14:textId="522DBFE0" w:rsidR="00F777D4" w:rsidRDefault="00B41C78" w:rsidP="00B41C78">
      <w:pPr>
        <w:pStyle w:val="Caption"/>
      </w:pPr>
      <w:r>
        <w:t xml:space="preserve">Figure </w:t>
      </w:r>
      <w:r w:rsidR="00D95401">
        <w:t>11</w:t>
      </w:r>
      <w:r>
        <w:t>. Example output from knitting an R markdown</w:t>
      </w:r>
    </w:p>
    <w:p w14:paraId="18968316" w14:textId="51262B15" w:rsidR="006B5967" w:rsidRPr="00367C1A" w:rsidRDefault="006B5967" w:rsidP="00B34F5D">
      <w:pPr>
        <w:rPr>
          <w:u w:val="single"/>
        </w:rPr>
      </w:pPr>
      <w:r>
        <w:t xml:space="preserve">This week </w:t>
      </w:r>
      <w:r w:rsidRPr="00367C1A">
        <w:rPr>
          <w:u w:val="single"/>
        </w:rPr>
        <w:t xml:space="preserve">you </w:t>
      </w:r>
      <w:r w:rsidR="00D97107" w:rsidRPr="00367C1A">
        <w:rPr>
          <w:u w:val="single"/>
        </w:rPr>
        <w:t>will</w:t>
      </w:r>
      <w:r w:rsidRPr="00367C1A">
        <w:rPr>
          <w:u w:val="single"/>
        </w:rPr>
        <w:t xml:space="preserve"> use the lab data that you have collected to make some plots and </w:t>
      </w:r>
      <w:r w:rsidR="00D97107" w:rsidRPr="00367C1A">
        <w:rPr>
          <w:u w:val="single"/>
        </w:rPr>
        <w:t xml:space="preserve">begin to </w:t>
      </w:r>
      <w:r w:rsidRPr="00367C1A">
        <w:rPr>
          <w:u w:val="single"/>
        </w:rPr>
        <w:t>get familiar with some basic R commands.</w:t>
      </w:r>
    </w:p>
    <w:p w14:paraId="404F9C5F" w14:textId="77777777" w:rsidR="00D97107" w:rsidRDefault="00D97107" w:rsidP="00B34F5D"/>
    <w:p w14:paraId="492EB6E3" w14:textId="44062B3B" w:rsidR="00D97107" w:rsidRDefault="00F67E9E" w:rsidP="00B34F5D">
      <w:pPr>
        <w:rPr>
          <w:b/>
        </w:rPr>
      </w:pPr>
      <w:r>
        <w:t xml:space="preserve">A final note: </w:t>
      </w:r>
      <w:r w:rsidRPr="00F67E9E">
        <w:rPr>
          <w:b/>
        </w:rPr>
        <w:t>you may find it convenient to test commands in the R console to make sure that they work correctly before pasting code that works correctly into your R markdown file.</w:t>
      </w:r>
    </w:p>
    <w:p w14:paraId="45172FDF" w14:textId="77777777" w:rsidR="00367C1A" w:rsidRDefault="00367C1A" w:rsidP="00B34F5D"/>
    <w:p w14:paraId="44C49147" w14:textId="7ED24662" w:rsidR="00F67E9E" w:rsidRDefault="00932909" w:rsidP="00932909">
      <w:pPr>
        <w:pStyle w:val="Heading2"/>
      </w:pPr>
      <w:bookmarkStart w:id="1170" w:name="_Toc380999420"/>
      <w:r>
        <w:t>Beginning to use R</w:t>
      </w:r>
      <w:bookmarkEnd w:id="1170"/>
    </w:p>
    <w:p w14:paraId="457103A7" w14:textId="0B76CC63" w:rsidR="00A10039" w:rsidRDefault="003E6DA8" w:rsidP="00B34F5D">
      <w:r>
        <w:t>The next section</w:t>
      </w:r>
      <w:r w:rsidR="00A10039">
        <w:t xml:space="preserve"> </w:t>
      </w:r>
      <w:r w:rsidR="00996655">
        <w:t>extensively uses</w:t>
      </w:r>
      <w:r>
        <w:t xml:space="preserve"> text from</w:t>
      </w:r>
      <w:r w:rsidR="00A10039">
        <w:t xml:space="preserve"> </w:t>
      </w:r>
      <w:r w:rsidR="00B07EDD">
        <w:t xml:space="preserve">a </w:t>
      </w:r>
      <w:r w:rsidR="00A10039">
        <w:t xml:space="preserve">tutorial written by Murray </w:t>
      </w:r>
      <w:proofErr w:type="spellStart"/>
      <w:r w:rsidR="00A10039">
        <w:t>Cazdow</w:t>
      </w:r>
      <w:proofErr w:type="spellEnd"/>
      <w:r w:rsidR="00A10039">
        <w:t xml:space="preserve">. Please see </w:t>
      </w:r>
      <w:r w:rsidR="00A95104">
        <w:t xml:space="preserve">the </w:t>
      </w:r>
      <w:hyperlink w:anchor="_Source_of_R" w:history="1">
        <w:r w:rsidR="00A95104" w:rsidRPr="00A95104">
          <w:rPr>
            <w:rStyle w:val="Hyperlink"/>
          </w:rPr>
          <w:t>A</w:t>
        </w:r>
        <w:r w:rsidR="00A10039" w:rsidRPr="00A95104">
          <w:rPr>
            <w:rStyle w:val="Hyperlink"/>
          </w:rPr>
          <w:t>ppendix</w:t>
        </w:r>
      </w:hyperlink>
      <w:r w:rsidR="00A10039">
        <w:t xml:space="preserve"> </w:t>
      </w:r>
      <w:r w:rsidR="00E8220D">
        <w:t xml:space="preserve">4 </w:t>
      </w:r>
      <w:r w:rsidR="00A95104">
        <w:t>f</w:t>
      </w:r>
      <w:r>
        <w:t xml:space="preserve">or license terms for this material. </w:t>
      </w:r>
      <w:r w:rsidR="007F1E74">
        <w:t xml:space="preserve">All text </w:t>
      </w:r>
      <w:r w:rsidR="008E121D">
        <w:t xml:space="preserve">chunks </w:t>
      </w:r>
      <w:r w:rsidR="007F1E74">
        <w:t>derived from this tutorial is indicated by the citation “</w:t>
      </w:r>
      <w:proofErr w:type="spellStart"/>
      <w:r w:rsidR="007F1E74">
        <w:t>Cazdow</w:t>
      </w:r>
      <w:proofErr w:type="spellEnd"/>
      <w:r w:rsidR="007B7570">
        <w:t>”</w:t>
      </w:r>
      <w:r w:rsidR="00666B84">
        <w:t xml:space="preserve"> and are in shaded gray boxes.</w:t>
      </w:r>
      <w:r w:rsidR="00A57E2C">
        <w:t xml:space="preserve"> This section reviews some key concepts that were introduced in your R orientation session.</w:t>
      </w:r>
    </w:p>
    <w:p w14:paraId="750ADD8A" w14:textId="77777777" w:rsidR="00410D69" w:rsidRDefault="00410D69" w:rsidP="00B34F5D"/>
    <w:p w14:paraId="3CE1DCA9" w14:textId="68E7360F" w:rsidR="00410D69" w:rsidRDefault="00410D69" w:rsidP="00410D69">
      <w:pPr>
        <w:pStyle w:val="Heading3"/>
      </w:pPr>
      <w:bookmarkStart w:id="1171" w:name="_Toc380999421"/>
      <w:r>
        <w:t>A conceptual view of R</w:t>
      </w:r>
      <w:r w:rsidR="00067C85">
        <w:t xml:space="preserve"> – The Big Picture</w:t>
      </w:r>
      <w:bookmarkEnd w:id="1171"/>
    </w:p>
    <w:p w14:paraId="23D0C9C5" w14:textId="6157C584" w:rsidR="002C0759" w:rsidRDefault="00410D69" w:rsidP="00410D69">
      <w:r>
        <w:t>In R, you can assign many different types of data (numbers, characters, tables of numbers and / or characters) to variables. R has many different functions</w:t>
      </w:r>
      <w:r w:rsidR="00C06160">
        <w:t xml:space="preserve"> (commands)</w:t>
      </w:r>
      <w:r>
        <w:t xml:space="preserve"> to manipulate and analyze your data. All ana</w:t>
      </w:r>
      <w:r w:rsidR="00A95104">
        <w:t xml:space="preserve">lysis in R for this class will </w:t>
      </w:r>
      <w:proofErr w:type="gramStart"/>
      <w:r>
        <w:t>consist</w:t>
      </w:r>
      <w:r w:rsidR="00A95104">
        <w:t>,</w:t>
      </w:r>
      <w:proofErr w:type="gramEnd"/>
      <w:r w:rsidR="00A95104">
        <w:t xml:space="preserve"> fundamentally,</w:t>
      </w:r>
      <w:r>
        <w:t xml:space="preserve"> of loading your data into variables, then using R functions to </w:t>
      </w:r>
      <w:r w:rsidR="002C0759">
        <w:t>manipulate, analyze, and plot your data.</w:t>
      </w:r>
    </w:p>
    <w:p w14:paraId="7A9DC19A" w14:textId="77777777" w:rsidR="002C0759" w:rsidRDefault="002C0759" w:rsidP="00410D69"/>
    <w:p w14:paraId="111924CA" w14:textId="6F3CAD8F" w:rsidR="002C0759" w:rsidRDefault="002C0759" w:rsidP="00410D69">
      <w:r>
        <w:t xml:space="preserve">For example, in the following code, data is assigned to x and y, and then the function “plot” is used to plot the data. </w:t>
      </w:r>
    </w:p>
    <w:p w14:paraId="4D30F0A1" w14:textId="77777777" w:rsidR="002C0759" w:rsidRPr="0044477C" w:rsidRDefault="002C0759" w:rsidP="002C0759">
      <w:pPr>
        <w:rPr>
          <w:rFonts w:ascii="Courier" w:hAnsi="Courier"/>
          <w:sz w:val="20"/>
          <w:szCs w:val="20"/>
        </w:rPr>
      </w:pPr>
      <w:r w:rsidRPr="0044477C">
        <w:rPr>
          <w:rFonts w:ascii="Courier" w:hAnsi="Courier"/>
          <w:sz w:val="20"/>
          <w:szCs w:val="20"/>
        </w:rPr>
        <w:t>```{</w:t>
      </w:r>
      <w:proofErr w:type="gramStart"/>
      <w:r w:rsidRPr="0044477C">
        <w:rPr>
          <w:rFonts w:ascii="Courier" w:hAnsi="Courier"/>
          <w:sz w:val="20"/>
          <w:szCs w:val="20"/>
        </w:rPr>
        <w:t>r</w:t>
      </w:r>
      <w:proofErr w:type="gramEnd"/>
      <w:r w:rsidRPr="0044477C">
        <w:rPr>
          <w:rFonts w:ascii="Courier" w:hAnsi="Courier"/>
          <w:sz w:val="20"/>
          <w:szCs w:val="20"/>
        </w:rPr>
        <w:t>}</w:t>
      </w:r>
    </w:p>
    <w:p w14:paraId="698C2EBF" w14:textId="77777777" w:rsidR="002C0759" w:rsidRPr="0044477C" w:rsidRDefault="002C0759" w:rsidP="002C0759">
      <w:pPr>
        <w:rPr>
          <w:rFonts w:ascii="Courier" w:hAnsi="Courier"/>
          <w:sz w:val="20"/>
          <w:szCs w:val="20"/>
        </w:rPr>
      </w:pPr>
      <w:r w:rsidRPr="0044477C">
        <w:rPr>
          <w:rFonts w:ascii="Courier" w:hAnsi="Courier"/>
          <w:sz w:val="20"/>
          <w:szCs w:val="20"/>
        </w:rPr>
        <w:t>#Assign data to X</w:t>
      </w:r>
    </w:p>
    <w:p w14:paraId="41EA428F" w14:textId="77777777" w:rsidR="002C0759" w:rsidRPr="0044477C" w:rsidRDefault="002C0759" w:rsidP="002C0759">
      <w:pPr>
        <w:rPr>
          <w:rFonts w:ascii="Courier" w:hAnsi="Courier"/>
          <w:sz w:val="20"/>
          <w:szCs w:val="20"/>
        </w:rPr>
      </w:pPr>
      <w:proofErr w:type="gramStart"/>
      <w:r w:rsidRPr="0044477C">
        <w:rPr>
          <w:rFonts w:ascii="Courier" w:hAnsi="Courier"/>
          <w:sz w:val="20"/>
          <w:szCs w:val="20"/>
        </w:rPr>
        <w:t>x</w:t>
      </w:r>
      <w:proofErr w:type="gramEnd"/>
      <w:r w:rsidRPr="0044477C">
        <w:rPr>
          <w:rFonts w:ascii="Courier" w:hAnsi="Courier"/>
          <w:sz w:val="20"/>
          <w:szCs w:val="20"/>
        </w:rPr>
        <w:t>&lt;-c(1:10)</w:t>
      </w:r>
    </w:p>
    <w:p w14:paraId="53083460" w14:textId="77777777" w:rsidR="002C0759" w:rsidRPr="0044477C" w:rsidRDefault="002C0759" w:rsidP="002C0759">
      <w:pPr>
        <w:rPr>
          <w:rFonts w:ascii="Courier" w:hAnsi="Courier"/>
          <w:sz w:val="20"/>
          <w:szCs w:val="20"/>
        </w:rPr>
      </w:pPr>
      <w:proofErr w:type="gramStart"/>
      <w:r w:rsidRPr="0044477C">
        <w:rPr>
          <w:rFonts w:ascii="Courier" w:hAnsi="Courier"/>
          <w:sz w:val="20"/>
          <w:szCs w:val="20"/>
        </w:rPr>
        <w:t>print</w:t>
      </w:r>
      <w:proofErr w:type="gramEnd"/>
      <w:r w:rsidRPr="0044477C">
        <w:rPr>
          <w:rFonts w:ascii="Courier" w:hAnsi="Courier"/>
          <w:sz w:val="20"/>
          <w:szCs w:val="20"/>
        </w:rPr>
        <w:t>(x)</w:t>
      </w:r>
    </w:p>
    <w:p w14:paraId="7CCE2B33" w14:textId="77777777" w:rsidR="002C0759" w:rsidRPr="0044477C" w:rsidRDefault="002C0759" w:rsidP="002C0759">
      <w:pPr>
        <w:rPr>
          <w:rFonts w:ascii="Courier" w:hAnsi="Courier"/>
          <w:sz w:val="20"/>
          <w:szCs w:val="20"/>
        </w:rPr>
      </w:pPr>
      <w:r w:rsidRPr="0044477C">
        <w:rPr>
          <w:rFonts w:ascii="Courier" w:hAnsi="Courier"/>
          <w:sz w:val="20"/>
          <w:szCs w:val="20"/>
        </w:rPr>
        <w:t># Assign data to Y</w:t>
      </w:r>
    </w:p>
    <w:p w14:paraId="0C5C4C0D" w14:textId="77777777" w:rsidR="002C0759" w:rsidRPr="0044477C" w:rsidRDefault="002C0759" w:rsidP="002C0759">
      <w:pPr>
        <w:rPr>
          <w:rFonts w:ascii="Courier" w:hAnsi="Courier"/>
          <w:sz w:val="20"/>
          <w:szCs w:val="20"/>
        </w:rPr>
      </w:pPr>
      <w:proofErr w:type="gramStart"/>
      <w:r w:rsidRPr="0044477C">
        <w:rPr>
          <w:rFonts w:ascii="Courier" w:hAnsi="Courier"/>
          <w:sz w:val="20"/>
          <w:szCs w:val="20"/>
        </w:rPr>
        <w:t>y</w:t>
      </w:r>
      <w:proofErr w:type="gramEnd"/>
      <w:r w:rsidRPr="0044477C">
        <w:rPr>
          <w:rFonts w:ascii="Courier" w:hAnsi="Courier"/>
          <w:sz w:val="20"/>
          <w:szCs w:val="20"/>
        </w:rPr>
        <w:t>&lt;-c(11:20)</w:t>
      </w:r>
    </w:p>
    <w:p w14:paraId="4BDE4066" w14:textId="77777777" w:rsidR="002C0759" w:rsidRPr="0044477C" w:rsidRDefault="002C0759" w:rsidP="002C0759">
      <w:pPr>
        <w:rPr>
          <w:rFonts w:ascii="Courier" w:hAnsi="Courier"/>
          <w:sz w:val="20"/>
          <w:szCs w:val="20"/>
        </w:rPr>
      </w:pPr>
      <w:proofErr w:type="gramStart"/>
      <w:r w:rsidRPr="0044477C">
        <w:rPr>
          <w:rFonts w:ascii="Courier" w:hAnsi="Courier"/>
          <w:sz w:val="20"/>
          <w:szCs w:val="20"/>
        </w:rPr>
        <w:t>print</w:t>
      </w:r>
      <w:proofErr w:type="gramEnd"/>
      <w:r w:rsidRPr="0044477C">
        <w:rPr>
          <w:rFonts w:ascii="Courier" w:hAnsi="Courier"/>
          <w:sz w:val="20"/>
          <w:szCs w:val="20"/>
        </w:rPr>
        <w:t>(y)</w:t>
      </w:r>
    </w:p>
    <w:p w14:paraId="2859734E" w14:textId="77777777" w:rsidR="002C0759" w:rsidRPr="0044477C" w:rsidRDefault="002C0759" w:rsidP="002C0759">
      <w:pPr>
        <w:rPr>
          <w:rFonts w:ascii="Courier" w:hAnsi="Courier"/>
          <w:sz w:val="20"/>
          <w:szCs w:val="20"/>
        </w:rPr>
      </w:pPr>
      <w:r w:rsidRPr="0044477C">
        <w:rPr>
          <w:rFonts w:ascii="Courier" w:hAnsi="Courier"/>
          <w:sz w:val="20"/>
          <w:szCs w:val="20"/>
        </w:rPr>
        <w:t>#Apply the "plot" function to x and y</w:t>
      </w:r>
    </w:p>
    <w:p w14:paraId="0AA9408B" w14:textId="77777777" w:rsidR="002C0759" w:rsidRPr="0044477C" w:rsidRDefault="002C0759" w:rsidP="002C0759">
      <w:pPr>
        <w:rPr>
          <w:rFonts w:ascii="Courier" w:hAnsi="Courier"/>
          <w:sz w:val="20"/>
          <w:szCs w:val="20"/>
        </w:rPr>
      </w:pPr>
      <w:proofErr w:type="gramStart"/>
      <w:r w:rsidRPr="0044477C">
        <w:rPr>
          <w:rFonts w:ascii="Courier" w:hAnsi="Courier"/>
          <w:sz w:val="20"/>
          <w:szCs w:val="20"/>
        </w:rPr>
        <w:t>plot</w:t>
      </w:r>
      <w:proofErr w:type="gramEnd"/>
      <w:r w:rsidRPr="0044477C">
        <w:rPr>
          <w:rFonts w:ascii="Courier" w:hAnsi="Courier"/>
          <w:sz w:val="20"/>
          <w:szCs w:val="20"/>
        </w:rPr>
        <w:t>(x, y)</w:t>
      </w:r>
    </w:p>
    <w:p w14:paraId="1A1DD9BC" w14:textId="77777777" w:rsidR="002C0759" w:rsidRPr="0044477C" w:rsidRDefault="002C0759" w:rsidP="002C0759">
      <w:pPr>
        <w:rPr>
          <w:rFonts w:ascii="Courier" w:hAnsi="Courier"/>
          <w:sz w:val="20"/>
          <w:szCs w:val="20"/>
        </w:rPr>
      </w:pPr>
      <w:r w:rsidRPr="0044477C">
        <w:rPr>
          <w:rFonts w:ascii="Courier" w:hAnsi="Courier"/>
          <w:sz w:val="20"/>
          <w:szCs w:val="20"/>
        </w:rPr>
        <w:t>```</w:t>
      </w:r>
    </w:p>
    <w:p w14:paraId="1A61C277" w14:textId="77777777" w:rsidR="002C0759" w:rsidRDefault="002C0759" w:rsidP="002C0759"/>
    <w:p w14:paraId="336E064E" w14:textId="396FC63E" w:rsidR="002C0759" w:rsidRDefault="002C0759" w:rsidP="002C0759">
      <w:r>
        <w:t>This piece of code, in R markdown, would produce the following output:</w:t>
      </w:r>
    </w:p>
    <w:p w14:paraId="6C29F220" w14:textId="77777777" w:rsidR="003116D5" w:rsidRDefault="002C0759" w:rsidP="003116D5">
      <w:pPr>
        <w:keepNext/>
      </w:pPr>
      <w:r>
        <w:rPr>
          <w:noProof/>
        </w:rPr>
        <w:drawing>
          <wp:inline distT="0" distB="0" distL="0" distR="0" wp14:anchorId="588E383A" wp14:editId="224E125E">
            <wp:extent cx="5270500" cy="5158340"/>
            <wp:effectExtent l="0" t="0" r="0" b="0"/>
            <wp:docPr id="7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0500" cy="5158340"/>
                    </a:xfrm>
                    <a:prstGeom prst="rect">
                      <a:avLst/>
                    </a:prstGeom>
                    <a:noFill/>
                    <a:ln>
                      <a:noFill/>
                    </a:ln>
                  </pic:spPr>
                </pic:pic>
              </a:graphicData>
            </a:graphic>
          </wp:inline>
        </w:drawing>
      </w:r>
    </w:p>
    <w:p w14:paraId="482E75F3" w14:textId="7D07254D" w:rsidR="002C0759" w:rsidRDefault="003116D5" w:rsidP="003116D5">
      <w:pPr>
        <w:pStyle w:val="Caption"/>
      </w:pPr>
      <w:proofErr w:type="gramStart"/>
      <w:r>
        <w:t xml:space="preserve">Figure </w:t>
      </w:r>
      <w:r>
        <w:fldChar w:fldCharType="begin"/>
      </w:r>
      <w:r>
        <w:instrText xml:space="preserve"> SEQ Figure \* ARABIC </w:instrText>
      </w:r>
      <w:r>
        <w:fldChar w:fldCharType="separate"/>
      </w:r>
      <w:r w:rsidR="00AE3E58">
        <w:rPr>
          <w:noProof/>
        </w:rPr>
        <w:t>1</w:t>
      </w:r>
      <w:r w:rsidR="006D41D3">
        <w:rPr>
          <w:noProof/>
        </w:rPr>
        <w:t>2</w:t>
      </w:r>
      <w:r>
        <w:fldChar w:fldCharType="end"/>
      </w:r>
      <w:r>
        <w:t>.</w:t>
      </w:r>
      <w:proofErr w:type="gramEnd"/>
      <w:r>
        <w:t xml:space="preserve"> Output from example R commands</w:t>
      </w:r>
    </w:p>
    <w:p w14:paraId="0799FE35" w14:textId="77777777" w:rsidR="00616D15" w:rsidRDefault="00616D15" w:rsidP="002C0759"/>
    <w:p w14:paraId="39B9F31F" w14:textId="2A14A152" w:rsidR="00616D15" w:rsidRDefault="00616D15" w:rsidP="002C0759">
      <w:r>
        <w:t>I could also execute this code</w:t>
      </w:r>
      <w:r w:rsidR="00CC09B2">
        <w:t xml:space="preserve"> by typing the commands</w:t>
      </w:r>
      <w:r>
        <w:t xml:space="preserve"> i</w:t>
      </w:r>
      <w:r w:rsidR="00CC09B2">
        <w:t>n the console. It would look like this</w:t>
      </w:r>
      <w:r w:rsidR="00E1508E">
        <w:t xml:space="preserve"> in the console</w:t>
      </w:r>
      <w:r w:rsidR="00CC09B2">
        <w:t>, and would produce the same plot in the “plots” tab in R studio.</w:t>
      </w:r>
    </w:p>
    <w:p w14:paraId="2DB0CB1F" w14:textId="77777777" w:rsidR="00616D15" w:rsidRDefault="00616D15" w:rsidP="002C0759"/>
    <w:p w14:paraId="7B2EA581" w14:textId="77777777" w:rsidR="003116D5" w:rsidRDefault="00CC09B2" w:rsidP="003116D5">
      <w:pPr>
        <w:keepNext/>
      </w:pPr>
      <w:r>
        <w:rPr>
          <w:noProof/>
        </w:rPr>
        <w:drawing>
          <wp:inline distT="0" distB="0" distL="0" distR="0" wp14:anchorId="36B76F3B" wp14:editId="34C952AD">
            <wp:extent cx="5270500" cy="3083977"/>
            <wp:effectExtent l="0" t="0" r="0" b="0"/>
            <wp:docPr id="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70500" cy="3083977"/>
                    </a:xfrm>
                    <a:prstGeom prst="rect">
                      <a:avLst/>
                    </a:prstGeom>
                    <a:noFill/>
                    <a:ln>
                      <a:noFill/>
                    </a:ln>
                  </pic:spPr>
                </pic:pic>
              </a:graphicData>
            </a:graphic>
          </wp:inline>
        </w:drawing>
      </w:r>
    </w:p>
    <w:p w14:paraId="2DEDF5CF" w14:textId="39B0B788" w:rsidR="00CC09B2" w:rsidRDefault="003116D5" w:rsidP="003116D5">
      <w:pPr>
        <w:pStyle w:val="Caption"/>
      </w:pPr>
      <w:proofErr w:type="gramStart"/>
      <w:r>
        <w:t xml:space="preserve">Figure </w:t>
      </w:r>
      <w:r>
        <w:fldChar w:fldCharType="begin"/>
      </w:r>
      <w:r>
        <w:instrText xml:space="preserve"> SEQ Figure \* ARABIC </w:instrText>
      </w:r>
      <w:r>
        <w:fldChar w:fldCharType="separate"/>
      </w:r>
      <w:r w:rsidR="00AE3E58">
        <w:rPr>
          <w:noProof/>
        </w:rPr>
        <w:t>1</w:t>
      </w:r>
      <w:r w:rsidR="00D6662B">
        <w:rPr>
          <w:noProof/>
        </w:rPr>
        <w:t>3</w:t>
      </w:r>
      <w:r>
        <w:fldChar w:fldCharType="end"/>
      </w:r>
      <w:r>
        <w:t>.</w:t>
      </w:r>
      <w:proofErr w:type="gramEnd"/>
      <w:r>
        <w:t xml:space="preserve"> Example: using the console</w:t>
      </w:r>
    </w:p>
    <w:p w14:paraId="60C003AA" w14:textId="77777777" w:rsidR="002C0759" w:rsidRDefault="002C0759" w:rsidP="00410D69"/>
    <w:p w14:paraId="3FDB1E08" w14:textId="5FDC22EF" w:rsidR="00410D69" w:rsidRDefault="00410D69" w:rsidP="00410D69">
      <w:r>
        <w:t xml:space="preserve"> </w:t>
      </w:r>
      <w:r w:rsidR="004B77E5">
        <w:t>I can apply any function I like to x and y – mean, median, or even a T-test!</w:t>
      </w:r>
    </w:p>
    <w:p w14:paraId="06B8BF73" w14:textId="77777777" w:rsidR="003116D5" w:rsidRDefault="004B77E5" w:rsidP="003116D5">
      <w:pPr>
        <w:keepNext/>
      </w:pPr>
      <w:r>
        <w:rPr>
          <w:noProof/>
        </w:rPr>
        <w:drawing>
          <wp:inline distT="0" distB="0" distL="0" distR="0" wp14:anchorId="3C956A4A" wp14:editId="7603A7A7">
            <wp:extent cx="5270500" cy="3370532"/>
            <wp:effectExtent l="0" t="0" r="0" b="8255"/>
            <wp:docPr id="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0500" cy="3370532"/>
                    </a:xfrm>
                    <a:prstGeom prst="rect">
                      <a:avLst/>
                    </a:prstGeom>
                    <a:noFill/>
                    <a:ln>
                      <a:noFill/>
                    </a:ln>
                  </pic:spPr>
                </pic:pic>
              </a:graphicData>
            </a:graphic>
          </wp:inline>
        </w:drawing>
      </w:r>
    </w:p>
    <w:p w14:paraId="267489ED" w14:textId="2E4CFD03" w:rsidR="004B77E5" w:rsidRDefault="003116D5" w:rsidP="003116D5">
      <w:pPr>
        <w:pStyle w:val="Caption"/>
      </w:pPr>
      <w:proofErr w:type="gramStart"/>
      <w:r>
        <w:t xml:space="preserve">Figure </w:t>
      </w:r>
      <w:r>
        <w:fldChar w:fldCharType="begin"/>
      </w:r>
      <w:r>
        <w:instrText xml:space="preserve"> SEQ Figure \* ARABIC </w:instrText>
      </w:r>
      <w:r>
        <w:fldChar w:fldCharType="separate"/>
      </w:r>
      <w:r w:rsidR="00AE3E58">
        <w:rPr>
          <w:noProof/>
        </w:rPr>
        <w:t>1</w:t>
      </w:r>
      <w:r w:rsidR="00D6662B">
        <w:rPr>
          <w:noProof/>
        </w:rPr>
        <w:t>4</w:t>
      </w:r>
      <w:r>
        <w:fldChar w:fldCharType="end"/>
      </w:r>
      <w:r>
        <w:t>.</w:t>
      </w:r>
      <w:proofErr w:type="gramEnd"/>
      <w:r>
        <w:t xml:space="preserve"> Example: applying functions</w:t>
      </w:r>
    </w:p>
    <w:p w14:paraId="7710E44B" w14:textId="77777777" w:rsidR="00410D69" w:rsidRDefault="00410D69" w:rsidP="00410D69"/>
    <w:p w14:paraId="49D9C969" w14:textId="13B44BB9" w:rsidR="00067C85" w:rsidRDefault="001902B3" w:rsidP="00B34F5D">
      <w:r>
        <w:t xml:space="preserve">The important thing to understand is that </w:t>
      </w:r>
      <w:r w:rsidRPr="002E63C1">
        <w:rPr>
          <w:b/>
        </w:rPr>
        <w:t>we are using functions</w:t>
      </w:r>
      <w:r w:rsidR="002C0C0D">
        <w:rPr>
          <w:b/>
        </w:rPr>
        <w:t xml:space="preserve"> (commands)</w:t>
      </w:r>
      <w:r w:rsidRPr="002E63C1">
        <w:rPr>
          <w:b/>
        </w:rPr>
        <w:t xml:space="preserve"> on variables (data) to get outputs</w:t>
      </w:r>
      <w:r>
        <w:t>.</w:t>
      </w:r>
    </w:p>
    <w:p w14:paraId="711897BE" w14:textId="77777777" w:rsidR="00B86AA4" w:rsidRDefault="00B86AA4" w:rsidP="00B34F5D"/>
    <w:p w14:paraId="6255C0CD" w14:textId="21FAF222" w:rsidR="00651C31" w:rsidRDefault="00651C31" w:rsidP="003179BE">
      <w:pPr>
        <w:pStyle w:val="Heading3"/>
      </w:pPr>
      <w:bookmarkStart w:id="1172" w:name="_Toc380999422"/>
      <w:r>
        <w:t>How do I get help in R Studio? {CADZOW}</w:t>
      </w:r>
      <w:bookmarkEnd w:id="1172"/>
    </w:p>
    <w:p w14:paraId="55FDD57F" w14:textId="6320101A" w:rsidR="00C10AB3" w:rsidRDefault="00C10AB3" w:rsidP="00C10AB3">
      <w:r>
        <w:t xml:space="preserve">You </w:t>
      </w:r>
      <w:r w:rsidR="009537A0">
        <w:t xml:space="preserve">will sometimes </w:t>
      </w:r>
      <w:r>
        <w:t xml:space="preserve">want to use the Help menu so you can read the documentation about how to use an R function. </w:t>
      </w:r>
      <w:r w:rsidR="009537A0">
        <w:t>There are several different ways you can do this:</w:t>
      </w:r>
    </w:p>
    <w:p w14:paraId="697384D1" w14:textId="77777777" w:rsidR="00052A52" w:rsidRDefault="00052A52" w:rsidP="00C10AB3"/>
    <w:p w14:paraId="1B8753CE" w14:textId="77777777" w:rsidR="00052A52" w:rsidRPr="008C18EA" w:rsidRDefault="00052A52" w:rsidP="00052A52">
      <w:pPr>
        <w:pStyle w:val="NormalWeb"/>
        <w:shd w:val="clear" w:color="auto" w:fill="E0E0E0"/>
        <w:spacing w:before="0" w:beforeAutospacing="0" w:after="240" w:afterAutospacing="0"/>
        <w:rPr>
          <w:rFonts w:ascii="Arial" w:hAnsi="Arial" w:cs="Arial"/>
          <w:color w:val="333333"/>
          <w:sz w:val="22"/>
          <w:szCs w:val="22"/>
        </w:rPr>
      </w:pPr>
      <w:r w:rsidRPr="008C18EA">
        <w:rPr>
          <w:rFonts w:ascii="Arial" w:hAnsi="Arial" w:cs="Arial"/>
          <w:color w:val="333333"/>
          <w:sz w:val="22"/>
          <w:szCs w:val="22"/>
        </w:rPr>
        <w:t xml:space="preserve">1. In the console, you can </w:t>
      </w:r>
      <w:proofErr w:type="gramStart"/>
      <w:r w:rsidRPr="008C18EA">
        <w:rPr>
          <w:rFonts w:ascii="Arial" w:hAnsi="Arial" w:cs="Arial"/>
          <w:color w:val="333333"/>
          <w:sz w:val="22"/>
          <w:szCs w:val="22"/>
        </w:rPr>
        <w:t>type</w:t>
      </w:r>
      <w:r w:rsidRPr="008C18EA">
        <w:rPr>
          <w:rStyle w:val="apple-converted-space"/>
          <w:rFonts w:ascii="Arial" w:hAnsi="Arial" w:cs="Arial"/>
          <w:color w:val="333333"/>
          <w:sz w:val="22"/>
          <w:szCs w:val="22"/>
        </w:rPr>
        <w:t> </w:t>
      </w:r>
      <w:r w:rsidRPr="008C18EA">
        <w:rPr>
          <w:rStyle w:val="Emphasis"/>
          <w:rFonts w:ascii="Arial" w:hAnsi="Arial" w:cs="Arial"/>
          <w:color w:val="333333"/>
          <w:sz w:val="22"/>
          <w:szCs w:val="22"/>
        </w:rPr>
        <w:t>?</w:t>
      </w:r>
      <w:proofErr w:type="gramEnd"/>
      <w:r w:rsidRPr="008C18EA">
        <w:rPr>
          <w:rStyle w:val="Emphasis"/>
          <w:rFonts w:ascii="Arial" w:hAnsi="Arial" w:cs="Arial"/>
          <w:color w:val="333333"/>
          <w:sz w:val="22"/>
          <w:szCs w:val="22"/>
        </w:rPr>
        <w:t>?</w:t>
      </w:r>
      <w:proofErr w:type="gramStart"/>
      <w:r w:rsidRPr="008C18EA">
        <w:rPr>
          <w:rStyle w:val="Emphasis"/>
          <w:rFonts w:ascii="Arial" w:hAnsi="Arial" w:cs="Arial"/>
          <w:color w:val="333333"/>
          <w:sz w:val="22"/>
          <w:szCs w:val="22"/>
        </w:rPr>
        <w:t>command</w:t>
      </w:r>
      <w:proofErr w:type="gramEnd"/>
      <w:r w:rsidRPr="008C18EA">
        <w:rPr>
          <w:rStyle w:val="apple-converted-space"/>
          <w:rFonts w:ascii="Arial" w:hAnsi="Arial" w:cs="Arial"/>
          <w:color w:val="333333"/>
          <w:sz w:val="22"/>
          <w:szCs w:val="22"/>
        </w:rPr>
        <w:t> </w:t>
      </w:r>
      <w:r w:rsidRPr="008C18EA">
        <w:rPr>
          <w:rFonts w:ascii="Arial" w:hAnsi="Arial" w:cs="Arial"/>
          <w:color w:val="333333"/>
          <w:sz w:val="22"/>
          <w:szCs w:val="22"/>
        </w:rPr>
        <w:t>or</w:t>
      </w:r>
      <w:r w:rsidRPr="008C18EA">
        <w:rPr>
          <w:rStyle w:val="apple-converted-space"/>
          <w:rFonts w:ascii="Arial" w:hAnsi="Arial" w:cs="Arial"/>
          <w:color w:val="333333"/>
          <w:sz w:val="22"/>
          <w:szCs w:val="22"/>
        </w:rPr>
        <w:t> </w:t>
      </w:r>
      <w:r w:rsidRPr="008C18EA">
        <w:rPr>
          <w:rStyle w:val="Emphasis"/>
          <w:rFonts w:ascii="Arial" w:hAnsi="Arial" w:cs="Arial"/>
          <w:color w:val="333333"/>
          <w:sz w:val="22"/>
          <w:szCs w:val="22"/>
        </w:rPr>
        <w:t>help(command)</w:t>
      </w:r>
      <w:r w:rsidRPr="008C18EA">
        <w:rPr>
          <w:rStyle w:val="apple-converted-space"/>
          <w:rFonts w:ascii="Arial" w:hAnsi="Arial" w:cs="Arial"/>
          <w:color w:val="333333"/>
          <w:sz w:val="22"/>
          <w:szCs w:val="22"/>
        </w:rPr>
        <w:t> </w:t>
      </w:r>
      <w:r w:rsidRPr="008C18EA">
        <w:rPr>
          <w:rFonts w:ascii="Arial" w:hAnsi="Arial" w:cs="Arial"/>
          <w:color w:val="333333"/>
          <w:sz w:val="22"/>
          <w:szCs w:val="22"/>
        </w:rPr>
        <w:t>and the documentation for the command will appear</w:t>
      </w:r>
    </w:p>
    <w:p w14:paraId="31A6C6A6" w14:textId="6ED7108A" w:rsidR="00052A52" w:rsidRPr="008C18EA" w:rsidRDefault="00052A52" w:rsidP="00052A52">
      <w:pPr>
        <w:pStyle w:val="NormalWeb"/>
        <w:shd w:val="clear" w:color="auto" w:fill="E0E0E0"/>
        <w:spacing w:before="0" w:beforeAutospacing="0" w:after="240" w:afterAutospacing="0"/>
        <w:rPr>
          <w:rFonts w:ascii="Arial" w:hAnsi="Arial" w:cs="Arial"/>
          <w:color w:val="333333"/>
          <w:sz w:val="22"/>
          <w:szCs w:val="22"/>
        </w:rPr>
      </w:pPr>
      <w:r w:rsidRPr="008C18EA">
        <w:rPr>
          <w:rFonts w:ascii="Arial" w:hAnsi="Arial" w:cs="Arial"/>
          <w:color w:val="333333"/>
          <w:sz w:val="22"/>
          <w:szCs w:val="22"/>
        </w:rPr>
        <w:t>2. You can also use the R studio Help menu to bring up help documentation</w:t>
      </w:r>
      <w:r w:rsidR="008C18EA">
        <w:rPr>
          <w:rFonts w:ascii="Arial" w:hAnsi="Arial" w:cs="Arial"/>
          <w:color w:val="333333"/>
          <w:sz w:val="22"/>
          <w:szCs w:val="22"/>
        </w:rPr>
        <w:t xml:space="preserve"> (</w:t>
      </w:r>
      <w:r w:rsidR="008C18EA" w:rsidRPr="008C18EA">
        <w:rPr>
          <w:rFonts w:ascii="Arial" w:hAnsi="Arial" w:cs="Arial"/>
          <w:b/>
          <w:color w:val="333333"/>
          <w:sz w:val="22"/>
          <w:szCs w:val="22"/>
        </w:rPr>
        <w:t>Figure 15</w:t>
      </w:r>
      <w:r w:rsidR="008C18EA">
        <w:rPr>
          <w:rFonts w:ascii="Arial" w:hAnsi="Arial" w:cs="Arial"/>
          <w:color w:val="333333"/>
          <w:sz w:val="22"/>
          <w:szCs w:val="22"/>
        </w:rPr>
        <w:t>)</w:t>
      </w:r>
      <w:r w:rsidRPr="008C18EA">
        <w:rPr>
          <w:rFonts w:ascii="Arial" w:hAnsi="Arial" w:cs="Arial"/>
          <w:color w:val="333333"/>
          <w:sz w:val="22"/>
          <w:szCs w:val="22"/>
        </w:rPr>
        <w:t>.</w:t>
      </w:r>
    </w:p>
    <w:p w14:paraId="661FACB6" w14:textId="77777777" w:rsidR="00052A52" w:rsidRPr="008C18EA" w:rsidRDefault="00052A52" w:rsidP="00052A52">
      <w:pPr>
        <w:pStyle w:val="NormalWeb"/>
        <w:shd w:val="clear" w:color="auto" w:fill="E0E0E0"/>
        <w:spacing w:before="0" w:beforeAutospacing="0" w:after="240" w:afterAutospacing="0"/>
        <w:rPr>
          <w:rFonts w:ascii="Arial" w:hAnsi="Arial" w:cs="Arial"/>
          <w:color w:val="333333"/>
          <w:sz w:val="22"/>
          <w:szCs w:val="22"/>
        </w:rPr>
      </w:pPr>
      <w:r w:rsidRPr="008C18EA">
        <w:rPr>
          <w:rFonts w:ascii="Arial" w:hAnsi="Arial" w:cs="Arial"/>
          <w:color w:val="333333"/>
          <w:sz w:val="22"/>
          <w:szCs w:val="22"/>
        </w:rPr>
        <w:t>3. You can also refer to the R manual</w:t>
      </w:r>
      <w:r w:rsidRPr="008C18EA">
        <w:rPr>
          <w:rStyle w:val="apple-converted-space"/>
          <w:rFonts w:ascii="Arial" w:hAnsi="Arial" w:cs="Arial"/>
          <w:color w:val="333333"/>
          <w:sz w:val="22"/>
          <w:szCs w:val="22"/>
        </w:rPr>
        <w:t> </w:t>
      </w:r>
      <w:hyperlink r:id="rId32" w:history="1">
        <w:r w:rsidRPr="008C18EA">
          <w:rPr>
            <w:rStyle w:val="Hyperlink"/>
            <w:rFonts w:ascii="Arial" w:hAnsi="Arial" w:cs="Arial"/>
            <w:color w:val="4078C0"/>
            <w:sz w:val="22"/>
            <w:szCs w:val="22"/>
          </w:rPr>
          <w:t>https://cran.r-project.org/doc/manuals/r-release/R-intro.html</w:t>
        </w:r>
      </w:hyperlink>
    </w:p>
    <w:p w14:paraId="0FBB325A" w14:textId="08B34D49" w:rsidR="00052A52" w:rsidRPr="008C18EA" w:rsidRDefault="00052A52" w:rsidP="00052A52">
      <w:pPr>
        <w:pStyle w:val="NormalWeb"/>
        <w:shd w:val="clear" w:color="auto" w:fill="E0E0E0"/>
        <w:spacing w:after="240"/>
        <w:rPr>
          <w:rFonts w:ascii="Arial" w:hAnsi="Arial" w:cs="Arial"/>
          <w:color w:val="333333"/>
          <w:sz w:val="22"/>
          <w:szCs w:val="22"/>
        </w:rPr>
      </w:pPr>
      <w:r w:rsidRPr="008C18EA">
        <w:rPr>
          <w:rFonts w:ascii="Arial" w:hAnsi="Arial" w:cs="Arial"/>
          <w:color w:val="333333"/>
          <w:sz w:val="22"/>
          <w:szCs w:val="22"/>
        </w:rPr>
        <w:t>4. Or</w:t>
      </w:r>
      <w:r w:rsidRPr="008C18EA">
        <w:rPr>
          <w:rStyle w:val="apple-converted-space"/>
          <w:rFonts w:ascii="Arial" w:hAnsi="Arial" w:cs="Arial"/>
          <w:color w:val="333333"/>
          <w:sz w:val="22"/>
          <w:szCs w:val="22"/>
        </w:rPr>
        <w:t> </w:t>
      </w:r>
      <w:hyperlink r:id="rId33" w:history="1">
        <w:r w:rsidRPr="008C18EA">
          <w:rPr>
            <w:rStyle w:val="Hyperlink"/>
            <w:rFonts w:ascii="Arial" w:hAnsi="Arial" w:cs="Arial"/>
            <w:color w:val="4078C0"/>
            <w:sz w:val="22"/>
            <w:szCs w:val="22"/>
          </w:rPr>
          <w:t>www.google.com</w:t>
        </w:r>
      </w:hyperlink>
      <w:r w:rsidRPr="008C18EA">
        <w:rPr>
          <w:rStyle w:val="apple-converted-space"/>
          <w:rFonts w:ascii="Arial" w:hAnsi="Arial" w:cs="Arial"/>
          <w:color w:val="333333"/>
          <w:sz w:val="22"/>
          <w:szCs w:val="22"/>
        </w:rPr>
        <w:t> </w:t>
      </w:r>
      <w:r w:rsidRPr="008C18EA">
        <w:rPr>
          <w:rFonts w:ascii="Arial" w:hAnsi="Arial" w:cs="Arial"/>
          <w:color w:val="333333"/>
          <w:sz w:val="22"/>
          <w:szCs w:val="22"/>
        </w:rPr>
        <w:t>with "R command" or "R thing I want to do”</w:t>
      </w:r>
    </w:p>
    <w:p w14:paraId="4A9BEC03" w14:textId="07127086" w:rsidR="0021197D" w:rsidRDefault="0021197D" w:rsidP="00B34F5D">
      <w:pPr>
        <w:rPr>
          <w:b/>
        </w:rPr>
      </w:pPr>
    </w:p>
    <w:p w14:paraId="5063D3FD" w14:textId="77777777" w:rsidR="00F328F2" w:rsidRDefault="00C42AE9" w:rsidP="00F328F2">
      <w:pPr>
        <w:keepNext/>
      </w:pPr>
      <w:r>
        <w:rPr>
          <w:b/>
          <w:noProof/>
        </w:rPr>
        <w:drawing>
          <wp:inline distT="0" distB="0" distL="0" distR="0" wp14:anchorId="11C5AF2A" wp14:editId="1A55048A">
            <wp:extent cx="3797542" cy="4125595"/>
            <wp:effectExtent l="0" t="0" r="1270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1.png"/>
                    <pic:cNvPicPr/>
                  </pic:nvPicPr>
                  <pic:blipFill>
                    <a:blip r:embed="rId34">
                      <a:extLst>
                        <a:ext uri="{28A0092B-C50C-407E-A947-70E740481C1C}">
                          <a14:useLocalDpi xmlns:a14="http://schemas.microsoft.com/office/drawing/2010/main" val="0"/>
                        </a:ext>
                      </a:extLst>
                    </a:blip>
                    <a:stretch>
                      <a:fillRect/>
                    </a:stretch>
                  </pic:blipFill>
                  <pic:spPr>
                    <a:xfrm>
                      <a:off x="0" y="0"/>
                      <a:ext cx="3797542" cy="4125595"/>
                    </a:xfrm>
                    <a:prstGeom prst="rect">
                      <a:avLst/>
                    </a:prstGeom>
                  </pic:spPr>
                </pic:pic>
              </a:graphicData>
            </a:graphic>
          </wp:inline>
        </w:drawing>
      </w:r>
    </w:p>
    <w:p w14:paraId="06AE1FD9" w14:textId="77A6E05C" w:rsidR="00941552" w:rsidRDefault="00F328F2" w:rsidP="00F328F2">
      <w:pPr>
        <w:pStyle w:val="Caption"/>
        <w:rPr>
          <w:b w:val="0"/>
        </w:rPr>
      </w:pPr>
      <w:proofErr w:type="gramStart"/>
      <w:r>
        <w:t xml:space="preserve">Figure </w:t>
      </w:r>
      <w:r>
        <w:fldChar w:fldCharType="begin"/>
      </w:r>
      <w:r>
        <w:instrText xml:space="preserve"> SEQ Figure \* ARABIC </w:instrText>
      </w:r>
      <w:r>
        <w:fldChar w:fldCharType="separate"/>
      </w:r>
      <w:r w:rsidR="00AE3E58">
        <w:rPr>
          <w:noProof/>
        </w:rPr>
        <w:t>1</w:t>
      </w:r>
      <w:r w:rsidR="005A0F20">
        <w:rPr>
          <w:noProof/>
        </w:rPr>
        <w:t>5</w:t>
      </w:r>
      <w:r>
        <w:fldChar w:fldCharType="end"/>
      </w:r>
      <w:r>
        <w:t>.</w:t>
      </w:r>
      <w:proofErr w:type="gramEnd"/>
      <w:r>
        <w:t xml:space="preserve"> Using the R Studio "help" menu.</w:t>
      </w:r>
    </w:p>
    <w:p w14:paraId="389E847A" w14:textId="77777777" w:rsidR="00CD5A0F" w:rsidRDefault="00CD5A0F" w:rsidP="00B34F5D">
      <w:pPr>
        <w:rPr>
          <w:b/>
        </w:rPr>
      </w:pPr>
    </w:p>
    <w:p w14:paraId="344D1902" w14:textId="28670D47" w:rsidR="00CD5A0F" w:rsidRDefault="004B77F2" w:rsidP="004B77F2">
      <w:pPr>
        <w:pStyle w:val="Heading3"/>
      </w:pPr>
      <w:r>
        <w:t>Understanding Variables in R {</w:t>
      </w:r>
      <w:proofErr w:type="spellStart"/>
      <w:r>
        <w:t>Cazdow</w:t>
      </w:r>
      <w:proofErr w:type="spellEnd"/>
      <w:r>
        <w:t>}</w:t>
      </w:r>
    </w:p>
    <w:p w14:paraId="682EA71B" w14:textId="77777777" w:rsidR="00616466" w:rsidRPr="005B3C44" w:rsidRDefault="00616466" w:rsidP="00616466">
      <w:pPr>
        <w:pStyle w:val="Heading2"/>
        <w:numPr>
          <w:ilvl w:val="0"/>
          <w:numId w:val="0"/>
        </w:numPr>
        <w:shd w:val="clear" w:color="auto" w:fill="E0E0E0"/>
        <w:spacing w:before="360" w:after="240"/>
        <w:ind w:left="576" w:hanging="576"/>
        <w:jc w:val="left"/>
        <w:rPr>
          <w:rFonts w:eastAsia="Times New Roman" w:cs="Arial"/>
          <w:color w:val="333333"/>
          <w:szCs w:val="22"/>
        </w:rPr>
      </w:pPr>
      <w:r w:rsidRPr="005B3C44">
        <w:rPr>
          <w:rFonts w:eastAsia="Times New Roman" w:cs="Arial"/>
          <w:color w:val="333333"/>
          <w:szCs w:val="22"/>
        </w:rPr>
        <w:t>Variables</w:t>
      </w:r>
    </w:p>
    <w:p w14:paraId="60CD960A"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Variables are used in R to store things: numbers, letters, strings, lists, or even what other variables contain</w:t>
      </w:r>
    </w:p>
    <w:p w14:paraId="4A01F8AA"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It is good practice to name your variable so that it describes what it contains</w:t>
      </w:r>
    </w:p>
    <w:p w14:paraId="48AD7556"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Variables can be called anything you like so long as you follow these rules:</w:t>
      </w:r>
    </w:p>
    <w:p w14:paraId="36DB7A76" w14:textId="77777777" w:rsidR="00616466" w:rsidRPr="005B3C44" w:rsidRDefault="00616466" w:rsidP="00616466">
      <w:pPr>
        <w:pStyle w:val="NormalWeb"/>
        <w:numPr>
          <w:ilvl w:val="1"/>
          <w:numId w:val="4"/>
        </w:numPr>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Variable names must start with a letter</w:t>
      </w:r>
    </w:p>
    <w:p w14:paraId="1CF5CF05" w14:textId="77777777" w:rsidR="00616466" w:rsidRPr="005B3C44" w:rsidRDefault="00616466" w:rsidP="00616466">
      <w:pPr>
        <w:pStyle w:val="NormalWeb"/>
        <w:numPr>
          <w:ilvl w:val="1"/>
          <w:numId w:val="4"/>
        </w:numPr>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 xml:space="preserve">Variable names cannot contain symbols other than underscore or period (_ </w:t>
      </w:r>
      <w:proofErr w:type="gramStart"/>
      <w:r w:rsidRPr="005B3C44">
        <w:rPr>
          <w:rFonts w:ascii="Arial" w:hAnsi="Arial" w:cs="Arial"/>
          <w:color w:val="333333"/>
          <w:sz w:val="22"/>
          <w:szCs w:val="22"/>
        </w:rPr>
        <w:t>or .)</w:t>
      </w:r>
      <w:proofErr w:type="gramEnd"/>
    </w:p>
    <w:p w14:paraId="1D13B79A" w14:textId="77777777" w:rsidR="00616466" w:rsidRPr="005B3C44" w:rsidRDefault="00616466" w:rsidP="00616466">
      <w:pPr>
        <w:pStyle w:val="NormalWeb"/>
        <w:numPr>
          <w:ilvl w:val="1"/>
          <w:numId w:val="4"/>
        </w:numPr>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 xml:space="preserve">Upper or lower case letters are allowed. </w:t>
      </w:r>
    </w:p>
    <w:p w14:paraId="18775F0C" w14:textId="77777777" w:rsidR="00616466" w:rsidRPr="005B3C44" w:rsidRDefault="00616466" w:rsidP="00616466">
      <w:pPr>
        <w:pStyle w:val="NormalWeb"/>
        <w:numPr>
          <w:ilvl w:val="1"/>
          <w:numId w:val="4"/>
        </w:numPr>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Numbers are allowed except at the start.</w:t>
      </w:r>
    </w:p>
    <w:p w14:paraId="36860981" w14:textId="77777777" w:rsidR="00616466" w:rsidRPr="005B3C44" w:rsidRDefault="00616466" w:rsidP="00616466">
      <w:pPr>
        <w:pStyle w:val="NormalWeb"/>
        <w:numPr>
          <w:ilvl w:val="1"/>
          <w:numId w:val="4"/>
        </w:numPr>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Variable names cannot be reserved words.</w:t>
      </w:r>
    </w:p>
    <w:p w14:paraId="7B20DD6C"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p>
    <w:p w14:paraId="7F356E43"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r w:rsidRPr="005B3C44">
        <w:rPr>
          <w:rFonts w:ascii="Arial" w:hAnsi="Arial" w:cs="Arial"/>
          <w:color w:val="333333"/>
          <w:sz w:val="22"/>
          <w:szCs w:val="22"/>
        </w:rPr>
        <w:t>Examples of variable names:</w:t>
      </w:r>
    </w:p>
    <w:p w14:paraId="3FD407F6"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proofErr w:type="spellStart"/>
      <w:proofErr w:type="gramStart"/>
      <w:r w:rsidRPr="005B3C44">
        <w:rPr>
          <w:rFonts w:ascii="Arial" w:hAnsi="Arial" w:cs="Arial"/>
          <w:color w:val="333333"/>
          <w:sz w:val="22"/>
          <w:szCs w:val="22"/>
        </w:rPr>
        <w:t>mydata</w:t>
      </w:r>
      <w:proofErr w:type="spellEnd"/>
      <w:proofErr w:type="gramEnd"/>
    </w:p>
    <w:p w14:paraId="44423984"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proofErr w:type="spellStart"/>
      <w:r w:rsidRPr="005B3C44">
        <w:rPr>
          <w:rFonts w:ascii="Arial" w:hAnsi="Arial" w:cs="Arial"/>
          <w:color w:val="333333"/>
          <w:sz w:val="22"/>
          <w:szCs w:val="22"/>
        </w:rPr>
        <w:t>Mydata</w:t>
      </w:r>
      <w:proofErr w:type="spellEnd"/>
    </w:p>
    <w:p w14:paraId="3BA54BEE"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proofErr w:type="spellStart"/>
      <w:proofErr w:type="gramStart"/>
      <w:r w:rsidRPr="005B3C44">
        <w:rPr>
          <w:rFonts w:ascii="Arial" w:hAnsi="Arial" w:cs="Arial"/>
          <w:color w:val="333333"/>
          <w:sz w:val="22"/>
          <w:szCs w:val="22"/>
        </w:rPr>
        <w:t>myData</w:t>
      </w:r>
      <w:proofErr w:type="spellEnd"/>
      <w:proofErr w:type="gramEnd"/>
    </w:p>
    <w:p w14:paraId="4F5EAE2B" w14:textId="77777777" w:rsidR="00616466" w:rsidRPr="005B3C44" w:rsidRDefault="00616466" w:rsidP="00616466">
      <w:pPr>
        <w:pStyle w:val="NormalWeb"/>
        <w:shd w:val="clear" w:color="auto" w:fill="E0E0E0"/>
        <w:spacing w:after="240"/>
        <w:rPr>
          <w:rFonts w:ascii="Arial" w:hAnsi="Arial" w:cs="Arial"/>
          <w:color w:val="333333"/>
          <w:sz w:val="22"/>
          <w:szCs w:val="22"/>
        </w:rPr>
      </w:pPr>
      <w:proofErr w:type="spellStart"/>
      <w:proofErr w:type="gramStart"/>
      <w:r w:rsidRPr="005B3C44">
        <w:rPr>
          <w:rFonts w:ascii="Arial" w:hAnsi="Arial" w:cs="Arial"/>
          <w:color w:val="333333"/>
          <w:sz w:val="22"/>
          <w:szCs w:val="22"/>
        </w:rPr>
        <w:t>my</w:t>
      </w:r>
      <w:proofErr w:type="gramEnd"/>
      <w:r w:rsidRPr="005B3C44">
        <w:rPr>
          <w:rFonts w:ascii="Arial" w:hAnsi="Arial" w:cs="Arial"/>
          <w:color w:val="333333"/>
          <w:sz w:val="22"/>
          <w:szCs w:val="22"/>
        </w:rPr>
        <w:t>_data</w:t>
      </w:r>
      <w:proofErr w:type="spellEnd"/>
    </w:p>
    <w:p w14:paraId="7E4C971C" w14:textId="77777777" w:rsidR="00616466" w:rsidRPr="005B3C44" w:rsidRDefault="00616466" w:rsidP="00616466">
      <w:pPr>
        <w:pStyle w:val="NormalWeb"/>
        <w:shd w:val="clear" w:color="auto" w:fill="E0E0E0"/>
        <w:spacing w:after="240"/>
        <w:rPr>
          <w:rFonts w:ascii="Arial" w:hAnsi="Arial" w:cs="Arial"/>
          <w:color w:val="333333"/>
          <w:sz w:val="22"/>
          <w:szCs w:val="22"/>
        </w:rPr>
      </w:pPr>
      <w:r w:rsidRPr="005B3C44">
        <w:rPr>
          <w:rFonts w:ascii="Arial" w:hAnsi="Arial" w:cs="Arial"/>
          <w:color w:val="333333"/>
          <w:sz w:val="22"/>
          <w:szCs w:val="22"/>
        </w:rPr>
        <w:t>R has an assignment operator (&lt;-) that you can use to assign values to variables. For example, type this into your prompt to assign the value “5” to the variable “a”.</w:t>
      </w:r>
    </w:p>
    <w:p w14:paraId="5B4E182A" w14:textId="77777777" w:rsidR="00616466" w:rsidRPr="005B3C44" w:rsidRDefault="00616466" w:rsidP="00616466">
      <w:pPr>
        <w:pStyle w:val="NormalWeb"/>
        <w:shd w:val="clear" w:color="auto" w:fill="E0E0E0"/>
        <w:spacing w:after="240"/>
        <w:rPr>
          <w:rFonts w:ascii="Arial" w:hAnsi="Arial" w:cs="Arial"/>
          <w:color w:val="333333"/>
          <w:sz w:val="22"/>
          <w:szCs w:val="22"/>
        </w:rPr>
      </w:pPr>
    </w:p>
    <w:p w14:paraId="5E01DAFF" w14:textId="77777777" w:rsidR="00616466" w:rsidRPr="005B3C44" w:rsidRDefault="00616466" w:rsidP="00616466">
      <w:pPr>
        <w:pStyle w:val="NormalWeb"/>
        <w:shd w:val="clear" w:color="auto" w:fill="E0E0E0"/>
        <w:spacing w:after="240"/>
        <w:ind w:left="720"/>
        <w:rPr>
          <w:rFonts w:ascii="Arial" w:hAnsi="Arial" w:cs="Arial"/>
          <w:color w:val="333333"/>
          <w:sz w:val="22"/>
          <w:szCs w:val="22"/>
        </w:rPr>
      </w:pPr>
      <w:proofErr w:type="gramStart"/>
      <w:r w:rsidRPr="005B3C44">
        <w:rPr>
          <w:rFonts w:ascii="Arial" w:hAnsi="Arial" w:cs="Arial"/>
          <w:color w:val="333333"/>
          <w:sz w:val="22"/>
          <w:szCs w:val="22"/>
        </w:rPr>
        <w:t>a</w:t>
      </w:r>
      <w:proofErr w:type="gramEnd"/>
      <w:r w:rsidRPr="005B3C44">
        <w:rPr>
          <w:rFonts w:ascii="Arial" w:hAnsi="Arial" w:cs="Arial"/>
          <w:color w:val="333333"/>
          <w:sz w:val="22"/>
          <w:szCs w:val="22"/>
        </w:rPr>
        <w:t>&lt;-5</w:t>
      </w:r>
    </w:p>
    <w:p w14:paraId="083B5D61" w14:textId="77777777" w:rsidR="00616466" w:rsidRPr="005B3C44" w:rsidRDefault="00616466" w:rsidP="00616466">
      <w:pPr>
        <w:pStyle w:val="NormalWeb"/>
        <w:shd w:val="clear" w:color="auto" w:fill="E0E0E0"/>
        <w:spacing w:after="240"/>
        <w:rPr>
          <w:rFonts w:ascii="Arial" w:hAnsi="Arial" w:cs="Arial"/>
          <w:color w:val="333333"/>
          <w:sz w:val="22"/>
          <w:szCs w:val="22"/>
        </w:rPr>
      </w:pPr>
      <w:r w:rsidRPr="005B3C44">
        <w:rPr>
          <w:rFonts w:ascii="Arial" w:hAnsi="Arial" w:cs="Arial"/>
          <w:color w:val="333333"/>
          <w:sz w:val="22"/>
          <w:szCs w:val="22"/>
        </w:rPr>
        <w:t>To view what a variable contains, just enter the variable name into the R console prompt.</w:t>
      </w:r>
    </w:p>
    <w:p w14:paraId="5CEC08C0" w14:textId="77777777" w:rsidR="00616466" w:rsidRPr="005B3C44" w:rsidRDefault="00616466" w:rsidP="00616466">
      <w:pPr>
        <w:pStyle w:val="NormalWeb"/>
        <w:shd w:val="clear" w:color="auto" w:fill="E0E0E0"/>
        <w:spacing w:before="0" w:beforeAutospacing="0" w:after="240" w:afterAutospacing="0"/>
        <w:rPr>
          <w:rFonts w:ascii="Arial" w:hAnsi="Arial" w:cs="Arial"/>
          <w:color w:val="333333"/>
          <w:sz w:val="22"/>
          <w:szCs w:val="22"/>
        </w:rPr>
      </w:pPr>
      <w:proofErr w:type="gramStart"/>
      <w:r w:rsidRPr="005B3C44">
        <w:rPr>
          <w:rFonts w:ascii="Arial" w:hAnsi="Arial" w:cs="Arial"/>
          <w:color w:val="333333"/>
          <w:sz w:val="22"/>
          <w:szCs w:val="22"/>
        </w:rPr>
        <w:t>Variables can be overwritten by assigning something different to them</w:t>
      </w:r>
      <w:proofErr w:type="gramEnd"/>
      <w:r w:rsidRPr="005B3C44">
        <w:rPr>
          <w:rFonts w:ascii="Arial" w:hAnsi="Arial" w:cs="Arial"/>
          <w:color w:val="333333"/>
          <w:sz w:val="22"/>
          <w:szCs w:val="22"/>
        </w:rPr>
        <w:t>. Variables only contain the last item assigned. In addition to assignment, R has basic arithmetic operators (addition (+), subtraction (-), multiplication (*), division (/), and exponentiation (^). You can also use parenthesis for clarity in all mathematical operations.</w:t>
      </w:r>
    </w:p>
    <w:p w14:paraId="647CDE58" w14:textId="77777777" w:rsidR="00666B84" w:rsidRPr="008C1EA4" w:rsidRDefault="00666B84" w:rsidP="00616466">
      <w:pPr>
        <w:pStyle w:val="NormalWeb"/>
        <w:shd w:val="clear" w:color="auto" w:fill="E0E0E0"/>
        <w:spacing w:before="0" w:beforeAutospacing="0" w:after="240" w:afterAutospacing="0"/>
        <w:rPr>
          <w:rFonts w:ascii="Courier" w:hAnsi="Courier"/>
          <w:color w:val="333333"/>
        </w:rPr>
      </w:pPr>
    </w:p>
    <w:p w14:paraId="661899DF" w14:textId="77777777" w:rsidR="00616466" w:rsidRDefault="00616466" w:rsidP="00666B84">
      <w:pPr>
        <w:pStyle w:val="HTMLPreformatted"/>
        <w:rPr>
          <w:rStyle w:val="pl-smi"/>
          <w:rFonts w:ascii="Consolas" w:hAnsi="Consolas"/>
          <w:color w:val="333333"/>
        </w:rPr>
      </w:pPr>
      <w:r>
        <w:rPr>
          <w:rStyle w:val="pl-smi"/>
          <w:rFonts w:ascii="Consolas" w:hAnsi="Consolas"/>
          <w:color w:val="333333"/>
        </w:rPr>
        <w:t># A little practice using basic geometry</w:t>
      </w:r>
    </w:p>
    <w:p w14:paraId="58D3DDF8" w14:textId="77777777" w:rsidR="00616466" w:rsidRDefault="00616466" w:rsidP="00666B84">
      <w:pPr>
        <w:pStyle w:val="HTMLPreformatted"/>
        <w:rPr>
          <w:rFonts w:ascii="Consolas" w:hAnsi="Consolas"/>
          <w:color w:val="333333"/>
        </w:rPr>
      </w:pPr>
      <w:proofErr w:type="gramStart"/>
      <w:r>
        <w:rPr>
          <w:rStyle w:val="pl-smi"/>
          <w:rFonts w:ascii="Consolas" w:hAnsi="Consolas"/>
          <w:color w:val="333333"/>
        </w:rPr>
        <w:t>a</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2</w:t>
      </w:r>
      <w:r>
        <w:rPr>
          <w:rFonts w:ascii="Consolas" w:hAnsi="Consolas"/>
          <w:color w:val="333333"/>
        </w:rPr>
        <w:t xml:space="preserve"> </w:t>
      </w:r>
    </w:p>
    <w:p w14:paraId="52F76AC1" w14:textId="77777777" w:rsidR="00616466" w:rsidRDefault="00616466" w:rsidP="00666B84">
      <w:pPr>
        <w:pStyle w:val="HTMLPreformatted"/>
        <w:rPr>
          <w:rFonts w:ascii="Consolas" w:hAnsi="Consolas"/>
          <w:color w:val="333333"/>
        </w:rPr>
      </w:pPr>
      <w:proofErr w:type="gramStart"/>
      <w:r>
        <w:rPr>
          <w:rStyle w:val="pl-smi"/>
          <w:rFonts w:ascii="Consolas" w:hAnsi="Consolas"/>
          <w:color w:val="333333"/>
        </w:rPr>
        <w:t>b</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3</w:t>
      </w:r>
      <w:r>
        <w:rPr>
          <w:rFonts w:ascii="Consolas" w:hAnsi="Consolas"/>
          <w:color w:val="333333"/>
        </w:rPr>
        <w:t xml:space="preserve"> </w:t>
      </w:r>
    </w:p>
    <w:p w14:paraId="78C74B05" w14:textId="77777777" w:rsidR="00616466" w:rsidRDefault="00616466" w:rsidP="00666B84">
      <w:pPr>
        <w:pStyle w:val="HTMLPreformatted"/>
        <w:rPr>
          <w:rFonts w:ascii="Consolas" w:hAnsi="Consolas"/>
          <w:color w:val="333333"/>
        </w:rPr>
      </w:pPr>
      <w:proofErr w:type="gramStart"/>
      <w:r>
        <w:rPr>
          <w:rStyle w:val="pl-smi"/>
          <w:rFonts w:ascii="Consolas" w:hAnsi="Consolas"/>
          <w:color w:val="333333"/>
        </w:rPr>
        <w:t>a</w:t>
      </w:r>
      <w:proofErr w:type="gramEnd"/>
      <w:r>
        <w:rPr>
          <w:rFonts w:ascii="Consolas" w:hAnsi="Consolas"/>
          <w:color w:val="333333"/>
        </w:rPr>
        <w:t xml:space="preserve"> </w:t>
      </w:r>
      <w:r>
        <w:rPr>
          <w:rStyle w:val="pl-k"/>
          <w:rFonts w:ascii="Consolas" w:hAnsi="Consolas"/>
          <w:color w:val="A71D5D"/>
        </w:rPr>
        <w:t>&lt;-</w:t>
      </w:r>
      <w:r>
        <w:rPr>
          <w:rFonts w:ascii="Consolas" w:hAnsi="Consolas"/>
          <w:color w:val="333333"/>
        </w:rPr>
        <w:t xml:space="preserve"> </w:t>
      </w:r>
      <w:r>
        <w:rPr>
          <w:rStyle w:val="pl-c1"/>
          <w:rFonts w:ascii="Consolas" w:hAnsi="Consolas"/>
          <w:color w:val="0086B3"/>
        </w:rPr>
        <w:t>a * 2</w:t>
      </w:r>
      <w:r>
        <w:rPr>
          <w:rFonts w:ascii="Consolas" w:hAnsi="Consolas"/>
          <w:color w:val="333333"/>
        </w:rPr>
        <w:t xml:space="preserve"> </w:t>
      </w:r>
    </w:p>
    <w:p w14:paraId="10960803" w14:textId="77777777" w:rsidR="00616466" w:rsidRDefault="00616466" w:rsidP="00666B84">
      <w:pPr>
        <w:pStyle w:val="HTMLPreformatted"/>
        <w:rPr>
          <w:rFonts w:ascii="Consolas" w:hAnsi="Consolas"/>
          <w:color w:val="333333"/>
        </w:rPr>
      </w:pPr>
      <w:proofErr w:type="gramStart"/>
      <w:r>
        <w:rPr>
          <w:rFonts w:ascii="Consolas" w:hAnsi="Consolas"/>
          <w:color w:val="333333"/>
        </w:rPr>
        <w:t>hypotenuse</w:t>
      </w:r>
      <w:proofErr w:type="gram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15B95">
        <w:rPr>
          <w:rFonts w:ascii="Consolas" w:hAnsi="Consolas"/>
          <w:color w:val="4F81BD" w:themeColor="accent1"/>
        </w:rPr>
        <w:t>a^2 + b^2</w:t>
      </w:r>
      <w:r>
        <w:rPr>
          <w:rFonts w:ascii="Consolas" w:hAnsi="Consolas"/>
          <w:color w:val="333333"/>
        </w:rPr>
        <w:t xml:space="preserve"> </w:t>
      </w:r>
    </w:p>
    <w:p w14:paraId="66BE250B" w14:textId="77777777" w:rsidR="00616466" w:rsidRDefault="00616466" w:rsidP="00666B84">
      <w:pPr>
        <w:pStyle w:val="HTMLPreformatted"/>
        <w:rPr>
          <w:rFonts w:ascii="Consolas" w:hAnsi="Consolas"/>
          <w:color w:val="333333"/>
        </w:rPr>
      </w:pPr>
      <w:proofErr w:type="spellStart"/>
      <w:proofErr w:type="gramStart"/>
      <w:r>
        <w:rPr>
          <w:rFonts w:ascii="Consolas" w:hAnsi="Consolas"/>
          <w:color w:val="333333"/>
        </w:rPr>
        <w:t>not</w:t>
      </w:r>
      <w:proofErr w:type="gramEnd"/>
      <w:r>
        <w:rPr>
          <w:rFonts w:ascii="Consolas" w:hAnsi="Consolas"/>
          <w:color w:val="333333"/>
        </w:rPr>
        <w:t>_hypotenuse</w:t>
      </w:r>
      <w:proofErr w:type="spell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60282">
        <w:rPr>
          <w:rFonts w:ascii="Consolas" w:hAnsi="Consolas"/>
          <w:color w:val="4F81BD" w:themeColor="accent1"/>
        </w:rPr>
        <w:t>(</w:t>
      </w:r>
      <w:proofErr w:type="spellStart"/>
      <w:r w:rsidRPr="00460282">
        <w:rPr>
          <w:rFonts w:ascii="Consolas" w:hAnsi="Consolas"/>
          <w:color w:val="4F81BD" w:themeColor="accent1"/>
        </w:rPr>
        <w:t>a+b</w:t>
      </w:r>
      <w:proofErr w:type="spellEnd"/>
      <w:r w:rsidRPr="00460282">
        <w:rPr>
          <w:rFonts w:ascii="Consolas" w:hAnsi="Consolas"/>
          <w:color w:val="4F81BD" w:themeColor="accent1"/>
        </w:rPr>
        <w:t>)^2</w:t>
      </w:r>
      <w:r w:rsidRPr="00415B95">
        <w:rPr>
          <w:rFonts w:ascii="Consolas" w:hAnsi="Consolas"/>
          <w:color w:val="4F81BD" w:themeColor="accent1"/>
        </w:rPr>
        <w:t xml:space="preserve"> </w:t>
      </w:r>
    </w:p>
    <w:p w14:paraId="279FFB8D" w14:textId="77777777" w:rsidR="00616466" w:rsidRDefault="00616466" w:rsidP="00666B84">
      <w:pPr>
        <w:pStyle w:val="HTMLPreformatted"/>
        <w:rPr>
          <w:rFonts w:ascii="Consolas" w:hAnsi="Consolas"/>
          <w:color w:val="333333"/>
        </w:rPr>
      </w:pPr>
      <w:proofErr w:type="gramStart"/>
      <w:r>
        <w:rPr>
          <w:rFonts w:ascii="Consolas" w:hAnsi="Consolas"/>
          <w:color w:val="333333"/>
        </w:rPr>
        <w:t>hypotenuse</w:t>
      </w:r>
      <w:proofErr w:type="gramEnd"/>
      <w:r>
        <w:rPr>
          <w:rFonts w:ascii="Consolas" w:hAnsi="Consolas"/>
          <w:color w:val="333333"/>
        </w:rPr>
        <w:t xml:space="preserve"> </w:t>
      </w:r>
      <w:r w:rsidRPr="00415B95">
        <w:rPr>
          <w:rFonts w:ascii="Consolas" w:hAnsi="Consolas"/>
          <w:color w:val="C0504D" w:themeColor="accent2"/>
        </w:rPr>
        <w:t>&lt;-</w:t>
      </w:r>
      <w:r>
        <w:rPr>
          <w:rFonts w:ascii="Consolas" w:hAnsi="Consolas"/>
          <w:color w:val="333333"/>
        </w:rPr>
        <w:t xml:space="preserve"> </w:t>
      </w:r>
      <w:r w:rsidRPr="00415B95">
        <w:rPr>
          <w:rFonts w:ascii="Consolas" w:hAnsi="Consolas"/>
          <w:color w:val="4F81BD" w:themeColor="accent1"/>
        </w:rPr>
        <w:t>hypotenuse^(0.5)</w:t>
      </w:r>
    </w:p>
    <w:p w14:paraId="3F8220EC" w14:textId="77777777" w:rsidR="00616466" w:rsidRDefault="00616466" w:rsidP="00666B84">
      <w:pPr>
        <w:pStyle w:val="HTMLPreformatted"/>
        <w:rPr>
          <w:rStyle w:val="pl-smi"/>
          <w:rFonts w:ascii="Consolas" w:hAnsi="Consolas"/>
          <w:color w:val="333333"/>
        </w:rPr>
      </w:pPr>
    </w:p>
    <w:p w14:paraId="7E35C942" w14:textId="77777777" w:rsidR="00616466" w:rsidRPr="00EA6E9D" w:rsidRDefault="00616466" w:rsidP="00666B84">
      <w:pPr>
        <w:pStyle w:val="NormalWeb"/>
        <w:spacing w:after="240"/>
        <w:rPr>
          <w:rFonts w:ascii="Arial" w:hAnsi="Arial" w:cs="Arial"/>
          <w:i/>
          <w:color w:val="333333"/>
          <w:sz w:val="22"/>
          <w:szCs w:val="22"/>
        </w:rPr>
      </w:pPr>
      <w:r w:rsidRPr="00EA6E9D">
        <w:rPr>
          <w:rFonts w:ascii="Arial" w:hAnsi="Arial" w:cs="Arial"/>
          <w:i/>
          <w:color w:val="333333"/>
          <w:sz w:val="22"/>
          <w:szCs w:val="22"/>
        </w:rPr>
        <w:t xml:space="preserve">What values do a, b, </w:t>
      </w:r>
      <w:proofErr w:type="spellStart"/>
      <w:r w:rsidRPr="00EA6E9D">
        <w:rPr>
          <w:rFonts w:ascii="Arial" w:hAnsi="Arial" w:cs="Arial"/>
          <w:i/>
          <w:color w:val="333333"/>
          <w:sz w:val="22"/>
          <w:szCs w:val="22"/>
        </w:rPr>
        <w:t>not_hypotenuse</w:t>
      </w:r>
      <w:proofErr w:type="spellEnd"/>
      <w:r w:rsidRPr="00EA6E9D">
        <w:rPr>
          <w:rFonts w:ascii="Arial" w:hAnsi="Arial" w:cs="Arial"/>
          <w:i/>
          <w:color w:val="333333"/>
          <w:sz w:val="22"/>
          <w:szCs w:val="22"/>
        </w:rPr>
        <w:t>, and hypotenuse now contain?</w:t>
      </w:r>
    </w:p>
    <w:p w14:paraId="78B54384" w14:textId="77777777" w:rsidR="00616466" w:rsidRDefault="00616466" w:rsidP="00666B84">
      <w:pPr>
        <w:pStyle w:val="NormalWeb"/>
        <w:spacing w:after="240"/>
        <w:rPr>
          <w:rFonts w:ascii="Courier" w:hAnsi="Courier"/>
          <w:color w:val="333333"/>
        </w:rPr>
      </w:pPr>
    </w:p>
    <w:p w14:paraId="50F87F0B" w14:textId="77777777" w:rsidR="00616466" w:rsidRPr="00616466" w:rsidRDefault="00616466" w:rsidP="00616466"/>
    <w:p w14:paraId="0CC52FA8" w14:textId="69457359" w:rsidR="00CD5A0F" w:rsidRDefault="00CD5A0F" w:rsidP="00285F6E">
      <w:pPr>
        <w:pStyle w:val="Heading3"/>
        <w:jc w:val="left"/>
      </w:pPr>
      <w:bookmarkStart w:id="1173" w:name="_Toc380999423"/>
      <w:r>
        <w:br w:type="page"/>
      </w:r>
      <w:r w:rsidR="00D97268">
        <w:rPr>
          <w:noProof/>
        </w:rPr>
        <mc:AlternateContent>
          <mc:Choice Requires="wps">
            <w:drawing>
              <wp:anchor distT="0" distB="0" distL="114300" distR="114300" simplePos="0" relativeHeight="251693056" behindDoc="0" locked="0" layoutInCell="1" allowOverlap="1" wp14:anchorId="044201C6" wp14:editId="51466D18">
                <wp:simplePos x="0" y="0"/>
                <wp:positionH relativeFrom="column">
                  <wp:align>right</wp:align>
                </wp:positionH>
                <wp:positionV relativeFrom="paragraph">
                  <wp:posOffset>0</wp:posOffset>
                </wp:positionV>
                <wp:extent cx="716915" cy="6616700"/>
                <wp:effectExtent l="0" t="0" r="0" b="12700"/>
                <wp:wrapSquare wrapText="bothSides"/>
                <wp:docPr id="81" name="Text Box 81"/>
                <wp:cNvGraphicFramePr/>
                <a:graphic xmlns:a="http://schemas.openxmlformats.org/drawingml/2006/main">
                  <a:graphicData uri="http://schemas.microsoft.com/office/word/2010/wordprocessingShape">
                    <wps:wsp>
                      <wps:cNvSpPr txBox="1"/>
                      <wps:spPr>
                        <a:xfrm>
                          <a:off x="0" y="0"/>
                          <a:ext cx="716915" cy="6616700"/>
                        </a:xfrm>
                        <a:prstGeom prst="rect">
                          <a:avLst/>
                        </a:prstGeom>
                        <a:noFill/>
                        <a:ln>
                          <a:noFill/>
                        </a:ln>
                        <a:effectLst/>
                        <a:extLst>
                          <a:ext uri="{C572A759-6A51-4108-AA02-DFA0A04FC94B}">
                            <ma14:wrappingTextBoxFlag xmlns:ma14="http://schemas.microsoft.com/office/mac/drawingml/2011/main"/>
                          </a:ext>
                        </a:extLst>
                      </wps:spPr>
                      <wps:txbx>
                        <w:txbxContent>
                          <w:p w14:paraId="22DDFEAE" w14:textId="77777777" w:rsidR="00840E13" w:rsidRPr="00513AB7" w:rsidRDefault="00840E13"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1" o:spid="_x0000_s1029" type="#_x0000_t202" style="position:absolute;left:0;text-align:left;margin-left:5.25pt;margin-top:0;width:56.45pt;height:521pt;z-index:251693056;visibility:visible;mso-wrap-style:none;mso-height-percent:0;mso-wrap-distance-left:9pt;mso-wrap-distance-top:0;mso-wrap-distance-right:9pt;mso-wrap-distance-bottom:0;mso-position-horizontal:right;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" filled="f" stroked="f">
                <v:textbox>
                  <w:txbxContent>
                    <w:p w14:paraId="22DDFEAE" w14:textId="77777777" w:rsidR="000365D9" w:rsidRPr="00513AB7" w:rsidRDefault="000365D9" w:rsidP="00D97268">
                      <w:pPr>
                        <w:pStyle w:val="NormalWeb"/>
                        <w:shd w:val="clear" w:color="auto" w:fill="E0E0E0"/>
                        <w:spacing w:after="240"/>
                        <w:ind w:left="720"/>
                        <w:rPr>
                          <w:rFonts w:ascii="Courier" w:hAnsi="Courier"/>
                          <w:color w:val="333333"/>
                        </w:rPr>
                      </w:pPr>
                      <w:proofErr w:type="gramStart"/>
                      <w:r>
                        <w:rPr>
                          <w:rFonts w:ascii="Courier" w:hAnsi="Courier"/>
                          <w:color w:val="333333"/>
                        </w:rPr>
                        <w:t>a</w:t>
                      </w:r>
                      <w:proofErr w:type="gramEnd"/>
                    </w:p>
                  </w:txbxContent>
                </v:textbox>
                <w10:wrap type="square"/>
              </v:shape>
            </w:pict>
          </mc:Fallback>
        </mc:AlternateContent>
      </w:r>
      <w:bookmarkEnd w:id="1173"/>
    </w:p>
    <w:p w14:paraId="730D083B" w14:textId="11AA73F6" w:rsidR="00AF0FF7" w:rsidRDefault="00A0079D" w:rsidP="00E067C4">
      <w:pPr>
        <w:pStyle w:val="Heading3"/>
      </w:pPr>
      <w:bookmarkStart w:id="1174" w:name="_Reading_and_Writing"/>
      <w:bookmarkStart w:id="1175" w:name="_Toc380999424"/>
      <w:bookmarkEnd w:id="1174"/>
      <w:r w:rsidRPr="009C5989">
        <w:t>Reading and Writing Data {</w:t>
      </w:r>
      <w:proofErr w:type="spellStart"/>
      <w:r w:rsidRPr="009C5989">
        <w:t>Cazdow</w:t>
      </w:r>
      <w:proofErr w:type="spellEnd"/>
      <w:r w:rsidRPr="009C5989">
        <w:t>}</w:t>
      </w:r>
      <w:bookmarkEnd w:id="1175"/>
    </w:p>
    <w:p w14:paraId="4926C4DC" w14:textId="6F5B03CF" w:rsidR="00E067C4" w:rsidRDefault="00E067C4" w:rsidP="00E067C4">
      <w:r>
        <w:t>One of the most important things you will need to learn to do is to read data files into R and store them as variables.</w:t>
      </w:r>
    </w:p>
    <w:p w14:paraId="0505125B" w14:textId="77777777" w:rsidR="00BD13DE" w:rsidRPr="00B8276E" w:rsidRDefault="00BD13DE" w:rsidP="00BD13DE">
      <w:pPr>
        <w:pStyle w:val="Heading3"/>
        <w:numPr>
          <w:ilvl w:val="0"/>
          <w:numId w:val="0"/>
        </w:numPr>
        <w:shd w:val="clear" w:color="auto" w:fill="E0E0E0"/>
        <w:spacing w:before="360" w:after="240"/>
        <w:ind w:left="720" w:hanging="720"/>
        <w:rPr>
          <w:rFonts w:eastAsia="Times New Roman" w:cs="Arial"/>
          <w:color w:val="333333"/>
        </w:rPr>
      </w:pPr>
      <w:bookmarkStart w:id="1176" w:name="_Toc380999425"/>
      <w:r w:rsidRPr="00B8276E">
        <w:rPr>
          <w:rFonts w:eastAsia="Times New Roman" w:cs="Arial"/>
          <w:color w:val="333333"/>
        </w:rPr>
        <w:t>Reading</w:t>
      </w:r>
      <w:bookmarkEnd w:id="1176"/>
    </w:p>
    <w:p w14:paraId="19FA63D2" w14:textId="0F756F6E" w:rsidR="00BD13DE" w:rsidRPr="00B8276E" w:rsidRDefault="00BD13DE" w:rsidP="00BD13DE">
      <w:pPr>
        <w:shd w:val="clear" w:color="auto" w:fill="E0E0E0"/>
        <w:spacing w:after="240"/>
        <w:jc w:val="left"/>
        <w:rPr>
          <w:rFonts w:eastAsiaTheme="minorEastAsia" w:cs="Arial"/>
          <w:color w:val="333333"/>
        </w:rPr>
      </w:pPr>
      <w:r w:rsidRPr="00B8276E">
        <w:rPr>
          <w:rFonts w:eastAsiaTheme="minorEastAsia" w:cs="Arial"/>
          <w:color w:val="333333"/>
        </w:rPr>
        <w:t>Just as we can store single values into variables, we can store entire datasets in a variable</w:t>
      </w:r>
      <w:r w:rsidR="00B8276E">
        <w:rPr>
          <w:rFonts w:eastAsiaTheme="minorEastAsia" w:cs="Arial"/>
          <w:color w:val="333333"/>
        </w:rPr>
        <w:t xml:space="preserve">. </w:t>
      </w:r>
      <w:r w:rsidRPr="00B8276E">
        <w:rPr>
          <w:rFonts w:eastAsiaTheme="minorEastAsia" w:cs="Arial"/>
          <w:color w:val="333333"/>
        </w:rPr>
        <w:t>Generally the data we want to read in will be in either tab- or comma-separated format</w:t>
      </w:r>
      <w:r w:rsidR="00B8276E">
        <w:rPr>
          <w:rFonts w:eastAsiaTheme="minorEastAsia" w:cs="Arial"/>
          <w:color w:val="333333"/>
        </w:rPr>
        <w:t xml:space="preserve">. </w:t>
      </w:r>
      <w:r w:rsidRPr="00B8276E">
        <w:rPr>
          <w:rFonts w:eastAsiaTheme="minorEastAsia" w:cs="Arial"/>
          <w:color w:val="333333"/>
        </w:rPr>
        <w:t xml:space="preserve">We have to specify three things: </w:t>
      </w:r>
      <w:proofErr w:type="gramStart"/>
      <w:r w:rsidRPr="00B8276E">
        <w:rPr>
          <w:rFonts w:eastAsiaTheme="minorEastAsia" w:cs="Arial"/>
          <w:color w:val="333333"/>
        </w:rPr>
        <w:t>1)the</w:t>
      </w:r>
      <w:proofErr w:type="gramEnd"/>
      <w:r w:rsidRPr="00B8276E">
        <w:rPr>
          <w:rFonts w:eastAsiaTheme="minorEastAsia" w:cs="Arial"/>
          <w:color w:val="333333"/>
        </w:rPr>
        <w:t xml:space="preserve"> filename 2)whether the file has a header and 3)the field separating character ( \t = tab )</w:t>
      </w:r>
    </w:p>
    <w:p w14:paraId="35D43832" w14:textId="274076C0" w:rsidR="00BD13DE" w:rsidRPr="00B8276E" w:rsidRDefault="00BD13DE" w:rsidP="00BD13DE">
      <w:pPr>
        <w:shd w:val="clear" w:color="auto" w:fill="E0E0E0"/>
        <w:spacing w:after="240"/>
        <w:jc w:val="left"/>
        <w:rPr>
          <w:rFonts w:eastAsiaTheme="minorEastAsia" w:cs="Arial"/>
          <w:color w:val="333333"/>
        </w:rPr>
      </w:pPr>
      <w:r w:rsidRPr="00B8276E">
        <w:rPr>
          <w:rFonts w:eastAsiaTheme="minorEastAsia" w:cs="Arial"/>
          <w:color w:val="333333"/>
        </w:rPr>
        <w:t xml:space="preserve">If you don't assign the output from </w:t>
      </w:r>
      <w:proofErr w:type="spellStart"/>
      <w:r w:rsidRPr="00B8276E">
        <w:rPr>
          <w:rFonts w:eastAsiaTheme="minorEastAsia" w:cs="Arial"/>
          <w:color w:val="333333"/>
        </w:rPr>
        <w:t>read.delim</w:t>
      </w:r>
      <w:proofErr w:type="spellEnd"/>
      <w:r w:rsidRPr="00B8276E">
        <w:rPr>
          <w:rFonts w:eastAsiaTheme="minorEastAsia" w:cs="Arial"/>
          <w:color w:val="333333"/>
        </w:rPr>
        <w:t xml:space="preserve"> to a variable it will just output the entire file into your prompt</w:t>
      </w:r>
      <w:r w:rsidR="00B8276E">
        <w:rPr>
          <w:rFonts w:eastAsiaTheme="minorEastAsia" w:cs="Arial"/>
          <w:color w:val="333333"/>
        </w:rPr>
        <w:t>.</w:t>
      </w:r>
    </w:p>
    <w:p w14:paraId="297CA5E4" w14:textId="77777777" w:rsidR="00BD13DE" w:rsidRPr="00314799"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Arial"/>
          <w:color w:val="333333"/>
          <w:sz w:val="20"/>
          <w:szCs w:val="20"/>
        </w:rPr>
      </w:pPr>
      <w:r w:rsidRPr="00314799">
        <w:rPr>
          <w:rFonts w:ascii="Courier" w:eastAsiaTheme="minorEastAsia" w:hAnsi="Courier" w:cs="Arial"/>
          <w:color w:val="969896"/>
          <w:sz w:val="20"/>
          <w:szCs w:val="20"/>
        </w:rPr>
        <w:t xml:space="preserve"># </w:t>
      </w:r>
      <w:proofErr w:type="gramStart"/>
      <w:r w:rsidRPr="00314799">
        <w:rPr>
          <w:rFonts w:ascii="Courier" w:eastAsiaTheme="minorEastAsia" w:hAnsi="Courier" w:cs="Arial"/>
          <w:color w:val="969896"/>
          <w:sz w:val="20"/>
          <w:szCs w:val="20"/>
        </w:rPr>
        <w:t>for</w:t>
      </w:r>
      <w:proofErr w:type="gramEnd"/>
      <w:r w:rsidRPr="00314799">
        <w:rPr>
          <w:rFonts w:ascii="Courier" w:eastAsiaTheme="minorEastAsia" w:hAnsi="Courier" w:cs="Arial"/>
          <w:color w:val="969896"/>
          <w:sz w:val="20"/>
          <w:szCs w:val="20"/>
        </w:rPr>
        <w:t xml:space="preserve"> tab separated data</w:t>
      </w:r>
      <w:r w:rsidRPr="00314799">
        <w:rPr>
          <w:rFonts w:ascii="Courier" w:eastAsiaTheme="minorEastAsia" w:hAnsi="Courier" w:cs="Arial"/>
          <w:color w:val="333333"/>
          <w:sz w:val="20"/>
          <w:szCs w:val="20"/>
        </w:rPr>
        <w:t xml:space="preserve"> </w:t>
      </w:r>
    </w:p>
    <w:p w14:paraId="2DF4D97F" w14:textId="77777777" w:rsidR="00BD13DE" w:rsidRPr="00314799"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Arial"/>
          <w:color w:val="333333"/>
          <w:sz w:val="20"/>
          <w:szCs w:val="20"/>
        </w:rPr>
      </w:pPr>
      <w:proofErr w:type="spellStart"/>
      <w:proofErr w:type="gramStart"/>
      <w:r w:rsidRPr="00314799">
        <w:rPr>
          <w:rFonts w:ascii="Courier" w:eastAsiaTheme="minorEastAsia" w:hAnsi="Courier" w:cs="Arial"/>
          <w:color w:val="333333"/>
          <w:sz w:val="20"/>
          <w:szCs w:val="20"/>
        </w:rPr>
        <w:t>mydata</w:t>
      </w:r>
      <w:proofErr w:type="spellEnd"/>
      <w:proofErr w:type="gramEnd"/>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&lt;-</w:t>
      </w:r>
      <w:r w:rsidRPr="00314799">
        <w:rPr>
          <w:rFonts w:ascii="Courier" w:eastAsiaTheme="minorEastAsia" w:hAnsi="Courier" w:cs="Arial"/>
          <w:color w:val="333333"/>
          <w:sz w:val="20"/>
          <w:szCs w:val="20"/>
        </w:rPr>
        <w:t xml:space="preserve"> </w:t>
      </w:r>
      <w:proofErr w:type="spellStart"/>
      <w:r w:rsidRPr="00314799">
        <w:rPr>
          <w:rFonts w:ascii="Courier" w:eastAsiaTheme="minorEastAsia" w:hAnsi="Courier" w:cs="Arial"/>
          <w:color w:val="333333"/>
          <w:sz w:val="20"/>
          <w:szCs w:val="20"/>
        </w:rPr>
        <w:t>read.delim</w:t>
      </w:r>
      <w:proofErr w:type="spellEnd"/>
      <w:r w:rsidRPr="00314799">
        <w:rPr>
          <w:rFonts w:ascii="Courier" w:eastAsiaTheme="minorEastAsia" w:hAnsi="Courier" w:cs="Arial"/>
          <w:color w:val="333333"/>
          <w:sz w:val="20"/>
          <w:szCs w:val="20"/>
        </w:rPr>
        <w:t>(</w:t>
      </w:r>
      <w:r w:rsidRPr="00314799">
        <w:rPr>
          <w:rFonts w:ascii="Courier" w:eastAsiaTheme="minorEastAsia" w:hAnsi="Courier" w:cs="Arial"/>
          <w:color w:val="ED6A43"/>
          <w:sz w:val="20"/>
          <w:szCs w:val="20"/>
        </w:rPr>
        <w:t>file</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183691"/>
          <w:sz w:val="20"/>
          <w:szCs w:val="20"/>
        </w:rPr>
        <w:t>"dummy_data.txt"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ED6A43"/>
          <w:sz w:val="20"/>
          <w:szCs w:val="20"/>
        </w:rPr>
        <w:t>header</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0086B3"/>
          <w:sz w:val="20"/>
          <w:szCs w:val="20"/>
        </w:rPr>
        <w:t>TRUE</w:t>
      </w:r>
      <w:r w:rsidRPr="00314799">
        <w:rPr>
          <w:rFonts w:ascii="Courier" w:eastAsiaTheme="minorEastAsia" w:hAnsi="Courier" w:cs="Arial"/>
          <w:color w:val="333333"/>
          <w:sz w:val="20"/>
          <w:szCs w:val="20"/>
        </w:rPr>
        <w:t xml:space="preserve">, </w:t>
      </w:r>
      <w:proofErr w:type="spellStart"/>
      <w:r w:rsidRPr="00314799">
        <w:rPr>
          <w:rFonts w:ascii="Courier" w:eastAsiaTheme="minorEastAsia" w:hAnsi="Courier" w:cs="Arial"/>
          <w:color w:val="ED6A43"/>
          <w:sz w:val="20"/>
          <w:szCs w:val="20"/>
        </w:rPr>
        <w:t>sep</w:t>
      </w:r>
      <w:proofErr w:type="spellEnd"/>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183691"/>
          <w:sz w:val="20"/>
          <w:szCs w:val="20"/>
        </w:rPr>
        <w:t>"\t"</w:t>
      </w:r>
      <w:r w:rsidRPr="00314799">
        <w:rPr>
          <w:rFonts w:ascii="Courier" w:eastAsiaTheme="minorEastAsia" w:hAnsi="Courier" w:cs="Arial"/>
          <w:color w:val="333333"/>
          <w:sz w:val="20"/>
          <w:szCs w:val="20"/>
        </w:rPr>
        <w:t xml:space="preserve">, </w:t>
      </w:r>
      <w:proofErr w:type="spellStart"/>
      <w:r w:rsidRPr="00314799">
        <w:rPr>
          <w:rFonts w:ascii="Courier" w:eastAsiaTheme="minorEastAsia" w:hAnsi="Courier" w:cs="Arial"/>
          <w:color w:val="ED6A43"/>
          <w:sz w:val="20"/>
          <w:szCs w:val="20"/>
        </w:rPr>
        <w:t>stringsAsFactors</w:t>
      </w:r>
      <w:proofErr w:type="spellEnd"/>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0086B3"/>
          <w:sz w:val="20"/>
          <w:szCs w:val="20"/>
        </w:rPr>
        <w:t>FALSE</w:t>
      </w:r>
      <w:r w:rsidRPr="00314799">
        <w:rPr>
          <w:rFonts w:ascii="Courier" w:eastAsiaTheme="minorEastAsia" w:hAnsi="Courier" w:cs="Arial"/>
          <w:color w:val="333333"/>
          <w:sz w:val="20"/>
          <w:szCs w:val="20"/>
        </w:rPr>
        <w:t xml:space="preserve">)  </w:t>
      </w:r>
    </w:p>
    <w:p w14:paraId="2548A36C" w14:textId="77777777" w:rsidR="00BD13DE" w:rsidRPr="00314799"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Arial"/>
          <w:color w:val="333333"/>
          <w:sz w:val="20"/>
          <w:szCs w:val="20"/>
        </w:rPr>
      </w:pPr>
      <w:r w:rsidRPr="00314799">
        <w:rPr>
          <w:rFonts w:ascii="Courier" w:eastAsiaTheme="minorEastAsia" w:hAnsi="Courier" w:cs="Arial"/>
          <w:color w:val="969896"/>
          <w:sz w:val="20"/>
          <w:szCs w:val="20"/>
        </w:rPr>
        <w:t xml:space="preserve"># </w:t>
      </w:r>
      <w:proofErr w:type="gramStart"/>
      <w:r w:rsidRPr="00314799">
        <w:rPr>
          <w:rFonts w:ascii="Courier" w:eastAsiaTheme="minorEastAsia" w:hAnsi="Courier" w:cs="Arial"/>
          <w:color w:val="969896"/>
          <w:sz w:val="20"/>
          <w:szCs w:val="20"/>
        </w:rPr>
        <w:t>for</w:t>
      </w:r>
      <w:proofErr w:type="gramEnd"/>
      <w:r w:rsidRPr="00314799">
        <w:rPr>
          <w:rFonts w:ascii="Courier" w:eastAsiaTheme="minorEastAsia" w:hAnsi="Courier" w:cs="Arial"/>
          <w:color w:val="969896"/>
          <w:sz w:val="20"/>
          <w:szCs w:val="20"/>
        </w:rPr>
        <w:t xml:space="preserve"> comma separated data</w:t>
      </w:r>
      <w:r w:rsidRPr="00314799">
        <w:rPr>
          <w:rFonts w:ascii="Courier" w:eastAsiaTheme="minorEastAsia" w:hAnsi="Courier" w:cs="Arial"/>
          <w:color w:val="333333"/>
          <w:sz w:val="20"/>
          <w:szCs w:val="20"/>
        </w:rPr>
        <w:t xml:space="preserve"> </w:t>
      </w:r>
    </w:p>
    <w:p w14:paraId="6EB2283E" w14:textId="1C797E72" w:rsidR="00BD13DE" w:rsidRPr="00314799" w:rsidRDefault="00BD13DE" w:rsidP="00BD13DE">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Arial"/>
          <w:color w:val="333333"/>
          <w:sz w:val="20"/>
          <w:szCs w:val="20"/>
        </w:rPr>
      </w:pPr>
      <w:proofErr w:type="spellStart"/>
      <w:proofErr w:type="gramStart"/>
      <w:r w:rsidRPr="00314799">
        <w:rPr>
          <w:rFonts w:ascii="Courier" w:eastAsiaTheme="minorEastAsia" w:hAnsi="Courier" w:cs="Arial"/>
          <w:color w:val="333333"/>
          <w:sz w:val="20"/>
          <w:szCs w:val="20"/>
        </w:rPr>
        <w:t>mydata</w:t>
      </w:r>
      <w:proofErr w:type="spellEnd"/>
      <w:proofErr w:type="gramEnd"/>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&lt;-</w:t>
      </w:r>
      <w:r w:rsidRPr="00314799">
        <w:rPr>
          <w:rFonts w:ascii="Courier" w:eastAsiaTheme="minorEastAsia" w:hAnsi="Courier" w:cs="Arial"/>
          <w:color w:val="333333"/>
          <w:sz w:val="20"/>
          <w:szCs w:val="20"/>
        </w:rPr>
        <w:t xml:space="preserve"> read.</w:t>
      </w:r>
      <w:r w:rsidR="00B8276E" w:rsidRPr="00314799">
        <w:rPr>
          <w:rFonts w:ascii="Courier" w:eastAsiaTheme="minorEastAsia" w:hAnsi="Courier" w:cs="Arial"/>
          <w:color w:val="333333"/>
          <w:sz w:val="20"/>
          <w:szCs w:val="20"/>
        </w:rPr>
        <w:t>csv</w:t>
      </w:r>
      <w:r w:rsidRPr="00314799">
        <w:rPr>
          <w:rFonts w:ascii="Courier" w:eastAsiaTheme="minorEastAsia" w:hAnsi="Courier" w:cs="Arial"/>
          <w:color w:val="333333"/>
          <w:sz w:val="20"/>
          <w:szCs w:val="20"/>
        </w:rPr>
        <w:t>(</w:t>
      </w:r>
      <w:r w:rsidRPr="00314799">
        <w:rPr>
          <w:rFonts w:ascii="Courier" w:eastAsiaTheme="minorEastAsia" w:hAnsi="Courier" w:cs="Arial"/>
          <w:color w:val="ED6A43"/>
          <w:sz w:val="20"/>
          <w:szCs w:val="20"/>
        </w:rPr>
        <w:t>file</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183691"/>
          <w:sz w:val="20"/>
          <w:szCs w:val="20"/>
        </w:rPr>
        <w:t>"dummy_data.csv"</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ED6A43"/>
          <w:sz w:val="20"/>
          <w:szCs w:val="20"/>
        </w:rPr>
        <w:t>header</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A71D5D"/>
          <w:sz w:val="20"/>
          <w:szCs w:val="20"/>
        </w:rPr>
        <w:t>=</w:t>
      </w:r>
      <w:r w:rsidRPr="00314799">
        <w:rPr>
          <w:rFonts w:ascii="Courier" w:eastAsiaTheme="minorEastAsia" w:hAnsi="Courier" w:cs="Arial"/>
          <w:color w:val="333333"/>
          <w:sz w:val="20"/>
          <w:szCs w:val="20"/>
        </w:rPr>
        <w:t xml:space="preserve"> </w:t>
      </w:r>
      <w:r w:rsidRPr="00314799">
        <w:rPr>
          <w:rFonts w:ascii="Courier" w:eastAsiaTheme="minorEastAsia" w:hAnsi="Courier" w:cs="Arial"/>
          <w:color w:val="0086B3"/>
          <w:sz w:val="20"/>
          <w:szCs w:val="20"/>
        </w:rPr>
        <w:t>TRUE</w:t>
      </w:r>
      <w:r w:rsidRPr="00314799">
        <w:rPr>
          <w:rFonts w:ascii="Courier" w:eastAsiaTheme="minorEastAsia" w:hAnsi="Courier" w:cs="Arial"/>
          <w:color w:val="333333"/>
          <w:sz w:val="20"/>
          <w:szCs w:val="20"/>
        </w:rPr>
        <w:t>)</w:t>
      </w:r>
    </w:p>
    <w:p w14:paraId="66C09445" w14:textId="77777777" w:rsidR="00BD13DE" w:rsidRPr="00314799" w:rsidRDefault="00BD13DE" w:rsidP="00E067C4">
      <w:pPr>
        <w:rPr>
          <w:rFonts w:cs="Arial"/>
        </w:rPr>
      </w:pPr>
    </w:p>
    <w:p w14:paraId="26AF2CFA" w14:textId="54DE10FB" w:rsidR="00087F1A" w:rsidRPr="00314799" w:rsidRDefault="00087F1A" w:rsidP="00087F1A">
      <w:pPr>
        <w:pStyle w:val="NormalWeb"/>
        <w:spacing w:before="0" w:beforeAutospacing="0" w:after="240" w:afterAutospacing="0"/>
        <w:rPr>
          <w:rFonts w:ascii="Arial" w:hAnsi="Arial" w:cs="Arial"/>
          <w:color w:val="333333"/>
          <w:sz w:val="22"/>
          <w:szCs w:val="22"/>
        </w:rPr>
      </w:pPr>
      <w:r w:rsidRPr="00314799">
        <w:rPr>
          <w:rFonts w:ascii="Arial" w:hAnsi="Arial" w:cs="Arial"/>
          <w:color w:val="333333"/>
          <w:sz w:val="22"/>
          <w:szCs w:val="22"/>
        </w:rPr>
        <w:t xml:space="preserve">You can also use </w:t>
      </w:r>
      <w:r w:rsidR="00AE754A" w:rsidRPr="00314799">
        <w:rPr>
          <w:rFonts w:ascii="Arial" w:hAnsi="Arial" w:cs="Arial"/>
          <w:color w:val="333333"/>
          <w:sz w:val="22"/>
          <w:szCs w:val="22"/>
        </w:rPr>
        <w:t xml:space="preserve">the </w:t>
      </w:r>
      <w:proofErr w:type="spellStart"/>
      <w:r w:rsidRPr="00314799">
        <w:rPr>
          <w:rFonts w:ascii="Arial" w:hAnsi="Arial" w:cs="Arial"/>
          <w:color w:val="333333"/>
          <w:sz w:val="22"/>
          <w:szCs w:val="22"/>
        </w:rPr>
        <w:t>read.delim</w:t>
      </w:r>
      <w:proofErr w:type="spellEnd"/>
      <w:r w:rsidRPr="00314799">
        <w:rPr>
          <w:rFonts w:ascii="Arial" w:hAnsi="Arial" w:cs="Arial"/>
          <w:color w:val="333333"/>
          <w:sz w:val="22"/>
          <w:szCs w:val="22"/>
        </w:rPr>
        <w:t xml:space="preserve"> </w:t>
      </w:r>
      <w:r w:rsidR="00AE754A" w:rsidRPr="00314799">
        <w:rPr>
          <w:rFonts w:ascii="Arial" w:hAnsi="Arial" w:cs="Arial"/>
          <w:color w:val="333333"/>
          <w:sz w:val="22"/>
          <w:szCs w:val="22"/>
        </w:rPr>
        <w:t xml:space="preserve">function </w:t>
      </w:r>
      <w:r w:rsidRPr="00314799">
        <w:rPr>
          <w:rFonts w:ascii="Arial" w:hAnsi="Arial" w:cs="Arial"/>
          <w:color w:val="333333"/>
          <w:sz w:val="22"/>
          <w:szCs w:val="22"/>
        </w:rPr>
        <w:t>to read from your clipboard. Use this with extreme caution because it is not reproducible in the way that reading from a text file is.</w:t>
      </w:r>
    </w:p>
    <w:p w14:paraId="295D2C11" w14:textId="77777777" w:rsidR="00087F1A" w:rsidRPr="00E33B9A" w:rsidRDefault="00087F1A" w:rsidP="00087F1A">
      <w:pPr>
        <w:pStyle w:val="HTMLPreformatted"/>
        <w:shd w:val="clear" w:color="auto" w:fill="F7F7F7"/>
        <w:rPr>
          <w:rFonts w:cs="Arial"/>
          <w:color w:val="000000" w:themeColor="text1"/>
        </w:rPr>
      </w:pPr>
      <w:proofErr w:type="spellStart"/>
      <w:r w:rsidRPr="00E33B9A">
        <w:rPr>
          <w:rFonts w:cs="Arial"/>
          <w:color w:val="333333"/>
        </w:rPr>
        <w:t>Mydata</w:t>
      </w:r>
      <w:proofErr w:type="spellEnd"/>
      <w:r w:rsidRPr="00E33B9A">
        <w:rPr>
          <w:rFonts w:cs="Arial"/>
          <w:color w:val="333333"/>
        </w:rPr>
        <w:t>&lt;-</w:t>
      </w:r>
      <w:proofErr w:type="spellStart"/>
      <w:proofErr w:type="gramStart"/>
      <w:r w:rsidRPr="00E33B9A">
        <w:rPr>
          <w:rFonts w:cs="Arial"/>
          <w:color w:val="333333"/>
        </w:rPr>
        <w:t>read.delim</w:t>
      </w:r>
      <w:proofErr w:type="spellEnd"/>
      <w:r w:rsidRPr="00E33B9A">
        <w:rPr>
          <w:rFonts w:cs="Arial"/>
          <w:color w:val="333333"/>
        </w:rPr>
        <w:t>(</w:t>
      </w:r>
      <w:proofErr w:type="gramEnd"/>
      <w:r w:rsidRPr="00E33B9A">
        <w:rPr>
          <w:rStyle w:val="pl-v"/>
          <w:rFonts w:cs="Arial"/>
          <w:color w:val="ED6A43"/>
        </w:rPr>
        <w:t>pipe</w:t>
      </w:r>
      <w:r w:rsidRPr="00E33B9A">
        <w:rPr>
          <w:rStyle w:val="pl-v"/>
          <w:rFonts w:cs="Arial"/>
          <w:color w:val="000000" w:themeColor="text1"/>
        </w:rPr>
        <w:t>(“</w:t>
      </w:r>
      <w:proofErr w:type="spellStart"/>
      <w:r w:rsidRPr="00E33B9A">
        <w:rPr>
          <w:rStyle w:val="pl-v"/>
          <w:rFonts w:cs="Arial"/>
          <w:color w:val="000000" w:themeColor="text1"/>
        </w:rPr>
        <w:t>pbpaste</w:t>
      </w:r>
      <w:proofErr w:type="spellEnd"/>
      <w:r w:rsidRPr="00E33B9A">
        <w:rPr>
          <w:rStyle w:val="pl-v"/>
          <w:rFonts w:cs="Arial"/>
          <w:color w:val="000000" w:themeColor="text1"/>
        </w:rPr>
        <w:t>”))</w:t>
      </w:r>
      <w:r w:rsidRPr="00E33B9A">
        <w:rPr>
          <w:rFonts w:cs="Arial"/>
          <w:color w:val="000000" w:themeColor="text1"/>
        </w:rPr>
        <w:t xml:space="preserve"> </w:t>
      </w:r>
    </w:p>
    <w:p w14:paraId="4FB6BBDE" w14:textId="77777777" w:rsidR="00BD13DE" w:rsidRPr="00D5660F" w:rsidRDefault="00BD13DE" w:rsidP="00AF0FF7">
      <w:pPr>
        <w:pStyle w:val="NormalWeb"/>
        <w:spacing w:before="0" w:beforeAutospacing="0" w:after="240" w:afterAutospacing="0"/>
        <w:rPr>
          <w:rFonts w:ascii="Courier" w:hAnsi="Courier"/>
          <w:color w:val="333333"/>
        </w:rPr>
      </w:pPr>
    </w:p>
    <w:p w14:paraId="09004631" w14:textId="1144687C" w:rsidR="00A0079D" w:rsidRDefault="00063009" w:rsidP="0028460A">
      <w:pPr>
        <w:rPr>
          <w:b/>
        </w:rPr>
      </w:pPr>
      <w:r w:rsidRPr="0028460A">
        <w:rPr>
          <w:b/>
        </w:rPr>
        <w:t>Writing Data</w:t>
      </w:r>
    </w:p>
    <w:p w14:paraId="596308FC" w14:textId="77777777" w:rsidR="00BD13DE" w:rsidRPr="00314799" w:rsidRDefault="00BD13DE" w:rsidP="00BD13DE">
      <w:pPr>
        <w:pStyle w:val="NormalWeb"/>
        <w:shd w:val="clear" w:color="auto" w:fill="E0E0E0"/>
        <w:spacing w:before="0" w:beforeAutospacing="0" w:after="240" w:afterAutospacing="0"/>
        <w:rPr>
          <w:rFonts w:ascii="Arial" w:hAnsi="Arial" w:cs="Arial"/>
          <w:color w:val="333333"/>
          <w:sz w:val="22"/>
          <w:szCs w:val="22"/>
        </w:rPr>
      </w:pPr>
      <w:r w:rsidRPr="00314799">
        <w:rPr>
          <w:rFonts w:ascii="Arial" w:hAnsi="Arial" w:cs="Arial"/>
          <w:color w:val="333333"/>
          <w:sz w:val="22"/>
          <w:szCs w:val="22"/>
        </w:rPr>
        <w:t xml:space="preserve">Writing files is very similar to reading data. Again, you need to specify the filename, whether there are column and row names in the data, and the separating character to use. </w:t>
      </w:r>
    </w:p>
    <w:p w14:paraId="475C7E6B" w14:textId="77777777" w:rsidR="00BD13DE" w:rsidRPr="00314799" w:rsidRDefault="00BD13DE" w:rsidP="00BD13DE">
      <w:pPr>
        <w:pStyle w:val="HTMLPreformatted"/>
        <w:shd w:val="clear" w:color="auto" w:fill="E0E0E0"/>
        <w:rPr>
          <w:color w:val="333333"/>
        </w:rPr>
      </w:pPr>
      <w:proofErr w:type="spellStart"/>
      <w:proofErr w:type="gramStart"/>
      <w:r w:rsidRPr="00314799">
        <w:rPr>
          <w:color w:val="333333"/>
        </w:rPr>
        <w:t>write.table</w:t>
      </w:r>
      <w:proofErr w:type="spellEnd"/>
      <w:proofErr w:type="gramEnd"/>
      <w:r w:rsidRPr="00314799">
        <w:rPr>
          <w:color w:val="333333"/>
        </w:rPr>
        <w:t>(</w:t>
      </w:r>
      <w:r w:rsidRPr="00314799">
        <w:rPr>
          <w:rStyle w:val="pl-v"/>
          <w:color w:val="ED6A43"/>
        </w:rPr>
        <w:t>data</w:t>
      </w:r>
      <w:r w:rsidRPr="00314799">
        <w:rPr>
          <w:color w:val="333333"/>
        </w:rPr>
        <w:t xml:space="preserve"> </w:t>
      </w:r>
      <w:r w:rsidRPr="00314799">
        <w:rPr>
          <w:rStyle w:val="pl-k"/>
          <w:color w:val="A71D5D"/>
        </w:rPr>
        <w:t>=</w:t>
      </w:r>
      <w:r w:rsidRPr="00314799">
        <w:rPr>
          <w:color w:val="333333"/>
        </w:rPr>
        <w:t xml:space="preserve"> </w:t>
      </w:r>
      <w:proofErr w:type="spellStart"/>
      <w:r w:rsidRPr="00314799">
        <w:rPr>
          <w:rStyle w:val="pl-smi"/>
          <w:color w:val="333333"/>
        </w:rPr>
        <w:t>mydata</w:t>
      </w:r>
      <w:proofErr w:type="spellEnd"/>
      <w:r w:rsidRPr="00314799">
        <w:rPr>
          <w:color w:val="333333"/>
        </w:rPr>
        <w:t xml:space="preserve">, </w:t>
      </w:r>
      <w:r w:rsidRPr="00314799">
        <w:rPr>
          <w:rStyle w:val="pl-v"/>
          <w:color w:val="ED6A43"/>
        </w:rPr>
        <w:t>file</w:t>
      </w:r>
      <w:r w:rsidRPr="00314799">
        <w:rPr>
          <w:color w:val="333333"/>
        </w:rPr>
        <w:t xml:space="preserve"> </w:t>
      </w:r>
      <w:r w:rsidRPr="00314799">
        <w:rPr>
          <w:rStyle w:val="pl-k"/>
          <w:color w:val="A71D5D"/>
        </w:rPr>
        <w:t>=</w:t>
      </w:r>
      <w:r w:rsidRPr="00314799">
        <w:rPr>
          <w:color w:val="333333"/>
        </w:rPr>
        <w:t xml:space="preserve"> </w:t>
      </w:r>
      <w:r w:rsidRPr="00314799">
        <w:rPr>
          <w:rStyle w:val="pl-pds"/>
          <w:color w:val="183691"/>
        </w:rPr>
        <w:t>"</w:t>
      </w:r>
      <w:r w:rsidRPr="00314799">
        <w:rPr>
          <w:rStyle w:val="pl-s"/>
          <w:color w:val="183691"/>
        </w:rPr>
        <w:t>mydata_out.txt</w:t>
      </w:r>
      <w:r w:rsidRPr="00314799">
        <w:rPr>
          <w:rStyle w:val="pl-pds"/>
          <w:color w:val="183691"/>
        </w:rPr>
        <w:t>"</w:t>
      </w:r>
      <w:r w:rsidRPr="00314799">
        <w:rPr>
          <w:color w:val="333333"/>
        </w:rPr>
        <w:t xml:space="preserve">, </w:t>
      </w:r>
      <w:proofErr w:type="spellStart"/>
      <w:r w:rsidRPr="00314799">
        <w:rPr>
          <w:rStyle w:val="pl-v"/>
          <w:color w:val="ED6A43"/>
        </w:rPr>
        <w:t>sep</w:t>
      </w:r>
      <w:proofErr w:type="spellEnd"/>
      <w:r w:rsidRPr="00314799">
        <w:rPr>
          <w:color w:val="333333"/>
        </w:rPr>
        <w:t xml:space="preserve"> </w:t>
      </w:r>
      <w:r w:rsidRPr="00314799">
        <w:rPr>
          <w:rStyle w:val="pl-k"/>
          <w:color w:val="A71D5D"/>
        </w:rPr>
        <w:t>=</w:t>
      </w:r>
      <w:r w:rsidRPr="00314799">
        <w:rPr>
          <w:color w:val="333333"/>
        </w:rPr>
        <w:t xml:space="preserve"> </w:t>
      </w:r>
      <w:r w:rsidRPr="00314799">
        <w:rPr>
          <w:rStyle w:val="pl-pds"/>
          <w:color w:val="183691"/>
        </w:rPr>
        <w:t>"</w:t>
      </w:r>
      <w:r w:rsidRPr="00314799">
        <w:rPr>
          <w:rStyle w:val="pl-cce"/>
          <w:color w:val="183691"/>
        </w:rPr>
        <w:t>\t</w:t>
      </w:r>
      <w:r w:rsidRPr="00314799">
        <w:rPr>
          <w:rStyle w:val="pl-pds"/>
          <w:color w:val="183691"/>
        </w:rPr>
        <w:t>"</w:t>
      </w:r>
      <w:r w:rsidRPr="00314799">
        <w:rPr>
          <w:color w:val="333333"/>
        </w:rPr>
        <w:t xml:space="preserve">, </w:t>
      </w:r>
      <w:proofErr w:type="spellStart"/>
      <w:r w:rsidRPr="00314799">
        <w:rPr>
          <w:rStyle w:val="pl-v"/>
          <w:color w:val="ED6A43"/>
        </w:rPr>
        <w:t>col.names</w:t>
      </w:r>
      <w:proofErr w:type="spellEnd"/>
      <w:r w:rsidRPr="00314799">
        <w:rPr>
          <w:color w:val="333333"/>
        </w:rPr>
        <w:t xml:space="preserve"> </w:t>
      </w:r>
      <w:r w:rsidRPr="00314799">
        <w:rPr>
          <w:rStyle w:val="pl-k"/>
          <w:color w:val="A71D5D"/>
        </w:rPr>
        <w:t>=</w:t>
      </w:r>
      <w:r w:rsidRPr="00314799">
        <w:rPr>
          <w:color w:val="333333"/>
        </w:rPr>
        <w:t xml:space="preserve"> </w:t>
      </w:r>
      <w:r w:rsidRPr="00314799">
        <w:rPr>
          <w:rStyle w:val="pl-c1"/>
          <w:color w:val="0086B3"/>
        </w:rPr>
        <w:t>TRUE</w:t>
      </w:r>
      <w:r w:rsidRPr="00314799">
        <w:rPr>
          <w:color w:val="333333"/>
        </w:rPr>
        <w:t xml:space="preserve">, </w:t>
      </w:r>
      <w:proofErr w:type="spellStart"/>
      <w:r w:rsidRPr="00314799">
        <w:rPr>
          <w:rStyle w:val="pl-v"/>
          <w:color w:val="ED6A43"/>
        </w:rPr>
        <w:t>row.names</w:t>
      </w:r>
      <w:proofErr w:type="spellEnd"/>
      <w:r w:rsidRPr="00314799">
        <w:rPr>
          <w:rStyle w:val="pl-k"/>
          <w:color w:val="A71D5D"/>
        </w:rPr>
        <w:t>=</w:t>
      </w:r>
      <w:r w:rsidRPr="00314799">
        <w:rPr>
          <w:color w:val="333333"/>
        </w:rPr>
        <w:t xml:space="preserve"> </w:t>
      </w:r>
      <w:r w:rsidRPr="00314799">
        <w:rPr>
          <w:rStyle w:val="pl-c1"/>
          <w:color w:val="0086B3"/>
        </w:rPr>
        <w:t>FALSE</w:t>
      </w:r>
      <w:r w:rsidRPr="00314799">
        <w:rPr>
          <w:color w:val="333333"/>
        </w:rPr>
        <w:t xml:space="preserve">, </w:t>
      </w:r>
      <w:r w:rsidRPr="00314799">
        <w:rPr>
          <w:rStyle w:val="pl-v"/>
          <w:color w:val="ED6A43"/>
        </w:rPr>
        <w:t>quote</w:t>
      </w:r>
      <w:r w:rsidRPr="00314799">
        <w:rPr>
          <w:color w:val="333333"/>
        </w:rPr>
        <w:t xml:space="preserve"> </w:t>
      </w:r>
      <w:r w:rsidRPr="00314799">
        <w:rPr>
          <w:rStyle w:val="pl-k"/>
          <w:color w:val="A71D5D"/>
        </w:rPr>
        <w:t>=</w:t>
      </w:r>
      <w:r w:rsidRPr="00314799">
        <w:rPr>
          <w:color w:val="333333"/>
        </w:rPr>
        <w:t xml:space="preserve"> </w:t>
      </w:r>
      <w:r w:rsidRPr="00314799">
        <w:rPr>
          <w:rStyle w:val="pl-c1"/>
          <w:color w:val="0086B3"/>
        </w:rPr>
        <w:t>FALSE</w:t>
      </w:r>
      <w:r w:rsidRPr="00314799">
        <w:rPr>
          <w:color w:val="333333"/>
        </w:rPr>
        <w:t xml:space="preserve"> )</w:t>
      </w:r>
    </w:p>
    <w:p w14:paraId="426AA4AA" w14:textId="77777777" w:rsidR="00BD13DE" w:rsidRDefault="00BD13DE" w:rsidP="00BD13DE">
      <w:pPr>
        <w:shd w:val="clear" w:color="auto" w:fill="E0E0E0"/>
      </w:pPr>
    </w:p>
    <w:p w14:paraId="30521E59" w14:textId="77777777" w:rsidR="00BD13DE" w:rsidRPr="0028460A" w:rsidRDefault="00BD13DE" w:rsidP="0028460A">
      <w:pPr>
        <w:rPr>
          <w:b/>
        </w:rPr>
      </w:pPr>
    </w:p>
    <w:p w14:paraId="20D34C98" w14:textId="103BE6C7" w:rsidR="0081362A" w:rsidRPr="0028460A" w:rsidRDefault="005A44A6" w:rsidP="00AF0FF7">
      <w:pPr>
        <w:pStyle w:val="NormalWeb"/>
        <w:spacing w:before="0" w:beforeAutospacing="0" w:after="240" w:afterAutospacing="0"/>
        <w:rPr>
          <w:rFonts w:ascii="Arial" w:hAnsi="Arial" w:cs="Arial"/>
          <w:b/>
          <w:color w:val="333333"/>
          <w:sz w:val="22"/>
          <w:szCs w:val="22"/>
        </w:rPr>
      </w:pPr>
      <w:r w:rsidRPr="0028460A">
        <w:rPr>
          <w:rFonts w:ascii="Arial" w:hAnsi="Arial" w:cs="Arial"/>
          <w:b/>
          <w:color w:val="333333"/>
          <w:sz w:val="22"/>
          <w:szCs w:val="22"/>
        </w:rPr>
        <w:t>Exercises</w:t>
      </w:r>
      <w:r w:rsidR="0028460A">
        <w:rPr>
          <w:rFonts w:ascii="Arial" w:hAnsi="Arial" w:cs="Arial"/>
          <w:b/>
          <w:color w:val="333333"/>
          <w:sz w:val="22"/>
          <w:szCs w:val="22"/>
        </w:rPr>
        <w:t xml:space="preserve"> for Today’s Lab</w:t>
      </w:r>
      <w:r w:rsidRPr="0028460A">
        <w:rPr>
          <w:rFonts w:ascii="Arial" w:hAnsi="Arial" w:cs="Arial"/>
          <w:b/>
          <w:color w:val="333333"/>
          <w:sz w:val="22"/>
          <w:szCs w:val="22"/>
        </w:rPr>
        <w:t>:</w:t>
      </w:r>
    </w:p>
    <w:p w14:paraId="623410DB" w14:textId="56872209" w:rsidR="005A44A6" w:rsidRPr="00B578E4" w:rsidRDefault="005A44A6" w:rsidP="00AF0FF7">
      <w:pPr>
        <w:pStyle w:val="NormalWeb"/>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You will use R Studio to create</w:t>
      </w:r>
      <w:r w:rsidR="00776027" w:rsidRPr="00B578E4">
        <w:rPr>
          <w:rFonts w:ascii="Arial" w:hAnsi="Arial" w:cs="Arial"/>
          <w:color w:val="333333"/>
          <w:sz w:val="22"/>
          <w:szCs w:val="22"/>
        </w:rPr>
        <w:t xml:space="preserve"> a Markdown file showing:</w:t>
      </w:r>
    </w:p>
    <w:p w14:paraId="5A580C9D" w14:textId="380083E1" w:rsidR="009569AA" w:rsidRPr="009569AA" w:rsidRDefault="00776027" w:rsidP="009569AA">
      <w:pPr>
        <w:pStyle w:val="NormalWeb"/>
        <w:numPr>
          <w:ilvl w:val="0"/>
          <w:numId w:val="5"/>
        </w:numPr>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 xml:space="preserve">The abundances of DNA extracted from your samples and quantified on </w:t>
      </w:r>
      <w:proofErr w:type="spellStart"/>
      <w:r w:rsidRPr="00B578E4">
        <w:rPr>
          <w:rFonts w:ascii="Arial" w:hAnsi="Arial" w:cs="Arial"/>
          <w:color w:val="333333"/>
          <w:sz w:val="22"/>
          <w:szCs w:val="22"/>
        </w:rPr>
        <w:t>Qubit</w:t>
      </w:r>
      <w:proofErr w:type="spellEnd"/>
      <w:r w:rsidRPr="00B578E4">
        <w:rPr>
          <w:rFonts w:ascii="Arial" w:hAnsi="Arial" w:cs="Arial"/>
          <w:color w:val="333333"/>
          <w:sz w:val="22"/>
          <w:szCs w:val="22"/>
        </w:rPr>
        <w:t xml:space="preserve"> and </w:t>
      </w:r>
      <w:proofErr w:type="spellStart"/>
      <w:r w:rsidRPr="00B578E4">
        <w:rPr>
          <w:rFonts w:ascii="Arial" w:hAnsi="Arial" w:cs="Arial"/>
          <w:color w:val="333333"/>
          <w:sz w:val="22"/>
          <w:szCs w:val="22"/>
        </w:rPr>
        <w:t>Nanodrop</w:t>
      </w:r>
      <w:proofErr w:type="spellEnd"/>
      <w:r w:rsidRPr="00B578E4">
        <w:rPr>
          <w:rFonts w:ascii="Arial" w:hAnsi="Arial" w:cs="Arial"/>
          <w:color w:val="333333"/>
          <w:sz w:val="22"/>
          <w:szCs w:val="22"/>
        </w:rPr>
        <w:t xml:space="preserve"> (and the serial dilutions).</w:t>
      </w:r>
    </w:p>
    <w:p w14:paraId="1931865E" w14:textId="53FDC64D" w:rsidR="00776027" w:rsidRDefault="00776027" w:rsidP="007C2BC1">
      <w:pPr>
        <w:pStyle w:val="NormalWeb"/>
        <w:numPr>
          <w:ilvl w:val="0"/>
          <w:numId w:val="5"/>
        </w:numPr>
        <w:spacing w:before="0" w:beforeAutospacing="0" w:after="240" w:afterAutospacing="0"/>
        <w:rPr>
          <w:rFonts w:ascii="Arial" w:hAnsi="Arial" w:cs="Arial"/>
          <w:color w:val="333333"/>
          <w:sz w:val="22"/>
          <w:szCs w:val="22"/>
        </w:rPr>
      </w:pPr>
      <w:r w:rsidRPr="00B578E4">
        <w:rPr>
          <w:rFonts w:ascii="Arial" w:hAnsi="Arial" w:cs="Arial"/>
          <w:color w:val="333333"/>
          <w:sz w:val="22"/>
          <w:szCs w:val="22"/>
        </w:rPr>
        <w:t>Pl</w:t>
      </w:r>
      <w:r w:rsidR="00F04E35">
        <w:rPr>
          <w:rFonts w:ascii="Arial" w:hAnsi="Arial" w:cs="Arial"/>
          <w:color w:val="333333"/>
          <w:sz w:val="22"/>
          <w:szCs w:val="22"/>
        </w:rPr>
        <w:t xml:space="preserve">ots of your </w:t>
      </w:r>
      <w:proofErr w:type="spellStart"/>
      <w:r w:rsidR="00F04E35">
        <w:rPr>
          <w:rFonts w:ascii="Arial" w:hAnsi="Arial" w:cs="Arial"/>
          <w:color w:val="333333"/>
          <w:sz w:val="22"/>
          <w:szCs w:val="22"/>
        </w:rPr>
        <w:t>Qubit</w:t>
      </w:r>
      <w:proofErr w:type="spellEnd"/>
      <w:r w:rsidR="00F04E35">
        <w:rPr>
          <w:rFonts w:ascii="Arial" w:hAnsi="Arial" w:cs="Arial"/>
          <w:color w:val="333333"/>
          <w:sz w:val="22"/>
          <w:szCs w:val="22"/>
        </w:rPr>
        <w:t xml:space="preserve"> and </w:t>
      </w:r>
      <w:proofErr w:type="spellStart"/>
      <w:r w:rsidR="00F04E35">
        <w:rPr>
          <w:rFonts w:ascii="Arial" w:hAnsi="Arial" w:cs="Arial"/>
          <w:color w:val="333333"/>
          <w:sz w:val="22"/>
          <w:szCs w:val="22"/>
        </w:rPr>
        <w:t>Nanodrop</w:t>
      </w:r>
      <w:proofErr w:type="spellEnd"/>
      <w:r w:rsidR="00F04E35">
        <w:rPr>
          <w:rFonts w:ascii="Arial" w:hAnsi="Arial" w:cs="Arial"/>
          <w:color w:val="333333"/>
          <w:sz w:val="22"/>
          <w:szCs w:val="22"/>
        </w:rPr>
        <w:t xml:space="preserve"> DNA abundance data.</w:t>
      </w:r>
    </w:p>
    <w:p w14:paraId="06D02C7A" w14:textId="256DF11D" w:rsidR="009569AA" w:rsidRPr="00B578E4" w:rsidRDefault="009569AA" w:rsidP="007C2BC1">
      <w:pPr>
        <w:pStyle w:val="NormalWeb"/>
        <w:numPr>
          <w:ilvl w:val="0"/>
          <w:numId w:val="5"/>
        </w:numPr>
        <w:spacing w:before="0" w:beforeAutospacing="0" w:after="240" w:afterAutospacing="0"/>
        <w:rPr>
          <w:rFonts w:ascii="Arial" w:hAnsi="Arial" w:cs="Arial"/>
          <w:color w:val="333333"/>
          <w:sz w:val="22"/>
          <w:szCs w:val="22"/>
        </w:rPr>
      </w:pPr>
      <w:r>
        <w:rPr>
          <w:rFonts w:ascii="Arial" w:hAnsi="Arial" w:cs="Arial"/>
          <w:color w:val="333333"/>
          <w:sz w:val="22"/>
          <w:szCs w:val="22"/>
        </w:rPr>
        <w:t>Metadata from your samples, according to MIMARKS standard.</w:t>
      </w:r>
    </w:p>
    <w:p w14:paraId="45B4AC8C" w14:textId="663E5136" w:rsidR="00776027" w:rsidRPr="00B578E4" w:rsidRDefault="00931C24" w:rsidP="00776027">
      <w:pPr>
        <w:pStyle w:val="NormalWeb"/>
        <w:spacing w:before="0" w:beforeAutospacing="0" w:after="240" w:afterAutospacing="0"/>
        <w:rPr>
          <w:rFonts w:ascii="Arial" w:hAnsi="Arial" w:cs="Arial"/>
          <w:color w:val="333333"/>
          <w:sz w:val="22"/>
          <w:szCs w:val="22"/>
        </w:rPr>
      </w:pPr>
      <w:r>
        <w:rPr>
          <w:rFonts w:ascii="Arial" w:hAnsi="Arial" w:cs="Arial"/>
          <w:color w:val="333333"/>
          <w:sz w:val="22"/>
          <w:szCs w:val="22"/>
        </w:rPr>
        <w:t>In order to do this, perform the following steps:</w:t>
      </w:r>
    </w:p>
    <w:p w14:paraId="3F4C4336" w14:textId="2DA5F6AC" w:rsidR="00776027" w:rsidRPr="00B578E4" w:rsidRDefault="009569AA" w:rsidP="007C2BC1">
      <w:pPr>
        <w:pStyle w:val="NormalWeb"/>
        <w:numPr>
          <w:ilvl w:val="0"/>
          <w:numId w:val="6"/>
        </w:numPr>
        <w:spacing w:before="0" w:beforeAutospacing="0" w:after="240" w:afterAutospacing="0"/>
        <w:rPr>
          <w:rFonts w:ascii="Arial" w:hAnsi="Arial" w:cs="Arial"/>
          <w:color w:val="333333"/>
          <w:sz w:val="22"/>
          <w:szCs w:val="22"/>
        </w:rPr>
      </w:pPr>
      <w:r>
        <w:rPr>
          <w:rFonts w:ascii="Arial" w:hAnsi="Arial" w:cs="Arial"/>
          <w:color w:val="333333"/>
          <w:sz w:val="22"/>
          <w:szCs w:val="22"/>
        </w:rPr>
        <w:t>Use Excel to open the file ~/Micro336-master/Templates/Lab1_DNA.csv”.</w:t>
      </w:r>
      <w:r w:rsidR="007F4E72">
        <w:rPr>
          <w:rFonts w:ascii="Arial" w:hAnsi="Arial" w:cs="Arial"/>
          <w:color w:val="333333"/>
          <w:sz w:val="22"/>
          <w:szCs w:val="22"/>
        </w:rPr>
        <w:t xml:space="preserve"> Fill your DNA abundances (</w:t>
      </w:r>
      <w:proofErr w:type="spellStart"/>
      <w:r w:rsidR="007F4E72">
        <w:rPr>
          <w:rFonts w:ascii="Arial" w:hAnsi="Arial" w:cs="Arial"/>
          <w:color w:val="333333"/>
          <w:sz w:val="22"/>
          <w:szCs w:val="22"/>
        </w:rPr>
        <w:t>Qubit</w:t>
      </w:r>
      <w:proofErr w:type="spellEnd"/>
      <w:r w:rsidR="007F4E72">
        <w:rPr>
          <w:rFonts w:ascii="Arial" w:hAnsi="Arial" w:cs="Arial"/>
          <w:color w:val="333333"/>
          <w:sz w:val="22"/>
          <w:szCs w:val="22"/>
        </w:rPr>
        <w:t xml:space="preserve"> &amp; </w:t>
      </w:r>
      <w:proofErr w:type="spellStart"/>
      <w:r w:rsidR="007F4E72">
        <w:rPr>
          <w:rFonts w:ascii="Arial" w:hAnsi="Arial" w:cs="Arial"/>
          <w:color w:val="333333"/>
          <w:sz w:val="22"/>
          <w:szCs w:val="22"/>
        </w:rPr>
        <w:t>nanodrop</w:t>
      </w:r>
      <w:proofErr w:type="spellEnd"/>
      <w:r w:rsidR="007F4E72">
        <w:rPr>
          <w:rFonts w:ascii="Arial" w:hAnsi="Arial" w:cs="Arial"/>
          <w:color w:val="333333"/>
          <w:sz w:val="22"/>
          <w:szCs w:val="22"/>
        </w:rPr>
        <w:t>) and your OD 230/260 and 260/280 ratios (</w:t>
      </w:r>
      <w:proofErr w:type="spellStart"/>
      <w:r w:rsidR="007F4E72">
        <w:rPr>
          <w:rFonts w:ascii="Arial" w:hAnsi="Arial" w:cs="Arial"/>
          <w:color w:val="333333"/>
          <w:sz w:val="22"/>
          <w:szCs w:val="22"/>
        </w:rPr>
        <w:t>nanodrop</w:t>
      </w:r>
      <w:proofErr w:type="spellEnd"/>
      <w:r w:rsidR="007F4E72">
        <w:rPr>
          <w:rFonts w:ascii="Arial" w:hAnsi="Arial" w:cs="Arial"/>
          <w:color w:val="333333"/>
          <w:sz w:val="22"/>
          <w:szCs w:val="22"/>
        </w:rPr>
        <w:t xml:space="preserve">). Save this file (as a </w:t>
      </w:r>
      <w:proofErr w:type="spellStart"/>
      <w:r w:rsidR="007F4E72">
        <w:rPr>
          <w:rFonts w:ascii="Arial" w:hAnsi="Arial" w:cs="Arial"/>
          <w:color w:val="333333"/>
          <w:sz w:val="22"/>
          <w:szCs w:val="22"/>
        </w:rPr>
        <w:t>csv</w:t>
      </w:r>
      <w:proofErr w:type="spellEnd"/>
      <w:r w:rsidR="007F4E72">
        <w:rPr>
          <w:rFonts w:ascii="Arial" w:hAnsi="Arial" w:cs="Arial"/>
          <w:color w:val="333333"/>
          <w:sz w:val="22"/>
          <w:szCs w:val="22"/>
        </w:rPr>
        <w:t xml:space="preserve">, not </w:t>
      </w:r>
      <w:proofErr w:type="gramStart"/>
      <w:r w:rsidR="007F4E72">
        <w:rPr>
          <w:rFonts w:ascii="Arial" w:hAnsi="Arial" w:cs="Arial"/>
          <w:color w:val="333333"/>
          <w:sz w:val="22"/>
          <w:szCs w:val="22"/>
        </w:rPr>
        <w:t>an .</w:t>
      </w:r>
      <w:proofErr w:type="spellStart"/>
      <w:r w:rsidR="007F4E72">
        <w:rPr>
          <w:rFonts w:ascii="Arial" w:hAnsi="Arial" w:cs="Arial"/>
          <w:color w:val="333333"/>
          <w:sz w:val="22"/>
          <w:szCs w:val="22"/>
        </w:rPr>
        <w:t>xlsx</w:t>
      </w:r>
      <w:proofErr w:type="spellEnd"/>
      <w:proofErr w:type="gramEnd"/>
      <w:r w:rsidR="007F4E72">
        <w:rPr>
          <w:rFonts w:ascii="Arial" w:hAnsi="Arial" w:cs="Arial"/>
          <w:color w:val="333333"/>
          <w:sz w:val="22"/>
          <w:szCs w:val="22"/>
        </w:rPr>
        <w:t>).</w:t>
      </w:r>
    </w:p>
    <w:p w14:paraId="554F7D73" w14:textId="52F4FCD3" w:rsidR="00776027" w:rsidRPr="00DF397C" w:rsidRDefault="00776027" w:rsidP="00776027">
      <w:pPr>
        <w:pStyle w:val="NormalWeb"/>
        <w:spacing w:before="0" w:beforeAutospacing="0" w:after="240" w:afterAutospacing="0"/>
        <w:rPr>
          <w:rFonts w:ascii="Courier" w:hAnsi="Courier"/>
          <w:color w:val="333333"/>
        </w:rPr>
      </w:pPr>
    </w:p>
    <w:p w14:paraId="52107C5F" w14:textId="77777777" w:rsidR="002B1BF2" w:rsidRPr="00F85F52" w:rsidRDefault="002B1BF2" w:rsidP="00776027">
      <w:pPr>
        <w:pStyle w:val="NormalWeb"/>
        <w:spacing w:before="0" w:beforeAutospacing="0" w:after="240" w:afterAutospacing="0"/>
        <w:rPr>
          <w:rFonts w:ascii="Arial" w:hAnsi="Arial" w:cs="Arial"/>
          <w:color w:val="333333"/>
          <w:sz w:val="22"/>
          <w:szCs w:val="22"/>
        </w:rPr>
      </w:pPr>
    </w:p>
    <w:p w14:paraId="398DF393" w14:textId="77777777" w:rsidR="007F4E72" w:rsidRPr="007F4E72" w:rsidRDefault="002B1BF2" w:rsidP="006C2DC9">
      <w:pPr>
        <w:pStyle w:val="NormalWeb"/>
        <w:numPr>
          <w:ilvl w:val="0"/>
          <w:numId w:val="6"/>
        </w:numPr>
        <w:spacing w:before="0" w:beforeAutospacing="0" w:after="240" w:afterAutospacing="0"/>
        <w:rPr>
          <w:rStyle w:val="Hyperlink"/>
          <w:rFonts w:ascii="Arial" w:hAnsi="Arial" w:cs="Arial"/>
          <w:color w:val="333333"/>
          <w:sz w:val="22"/>
          <w:szCs w:val="22"/>
          <w:u w:val="none"/>
        </w:rPr>
      </w:pPr>
      <w:r w:rsidRPr="00F85F52">
        <w:rPr>
          <w:rFonts w:ascii="Arial" w:hAnsi="Arial" w:cs="Arial"/>
          <w:color w:val="333333"/>
          <w:sz w:val="22"/>
          <w:szCs w:val="22"/>
        </w:rPr>
        <w:t>Use an R command to import your data into R, either from the text/</w:t>
      </w:r>
      <w:proofErr w:type="spellStart"/>
      <w:r w:rsidRPr="00F85F52">
        <w:rPr>
          <w:rFonts w:ascii="Arial" w:hAnsi="Arial" w:cs="Arial"/>
          <w:color w:val="333333"/>
          <w:sz w:val="22"/>
          <w:szCs w:val="22"/>
        </w:rPr>
        <w:t>csv</w:t>
      </w:r>
      <w:proofErr w:type="spellEnd"/>
      <w:r w:rsidRPr="00F85F52">
        <w:rPr>
          <w:rFonts w:ascii="Arial" w:hAnsi="Arial" w:cs="Arial"/>
          <w:color w:val="333333"/>
          <w:sz w:val="22"/>
          <w:szCs w:val="22"/>
        </w:rPr>
        <w:t xml:space="preserve"> file you have created, or from the clipboard. You can find commands to do this in the section </w:t>
      </w:r>
      <w:hyperlink w:anchor="_Reading_and_Writing" w:history="1">
        <w:r w:rsidRPr="00C26902">
          <w:rPr>
            <w:rStyle w:val="Hyperlink"/>
            <w:rFonts w:ascii="Arial" w:hAnsi="Arial" w:cs="Arial"/>
            <w:sz w:val="22"/>
            <w:szCs w:val="22"/>
          </w:rPr>
          <w:t>“Reading and Writing Data.”</w:t>
        </w:r>
      </w:hyperlink>
    </w:p>
    <w:p w14:paraId="221C6E37" w14:textId="2005CC2E" w:rsidR="002B1BF2" w:rsidRPr="007F4E72" w:rsidRDefault="005876CF" w:rsidP="006C2DC9">
      <w:pPr>
        <w:pStyle w:val="NormalWeb"/>
        <w:numPr>
          <w:ilvl w:val="0"/>
          <w:numId w:val="6"/>
        </w:numPr>
        <w:spacing w:before="0" w:beforeAutospacing="0" w:after="240" w:afterAutospacing="0"/>
        <w:rPr>
          <w:rFonts w:ascii="Arial" w:hAnsi="Arial" w:cs="Arial"/>
          <w:color w:val="333333"/>
          <w:sz w:val="22"/>
          <w:szCs w:val="22"/>
        </w:rPr>
      </w:pPr>
      <w:r w:rsidRPr="007F4E72">
        <w:rPr>
          <w:rFonts w:ascii="Arial" w:hAnsi="Arial" w:cs="Arial"/>
          <w:sz w:val="22"/>
          <w:szCs w:val="22"/>
        </w:rPr>
        <w:t xml:space="preserve"> </w:t>
      </w:r>
      <w:r w:rsidR="00083842" w:rsidRPr="007F4E72">
        <w:rPr>
          <w:rFonts w:ascii="Arial" w:hAnsi="Arial" w:cs="Arial"/>
          <w:sz w:val="22"/>
          <w:szCs w:val="22"/>
        </w:rPr>
        <w:t xml:space="preserve">When you have successfully assigned your table to a variable, add </w:t>
      </w:r>
      <w:r w:rsidRPr="007F4E72">
        <w:rPr>
          <w:rFonts w:ascii="Arial" w:hAnsi="Arial" w:cs="Arial"/>
          <w:sz w:val="22"/>
          <w:szCs w:val="22"/>
        </w:rPr>
        <w:t xml:space="preserve">the following </w:t>
      </w:r>
      <w:r w:rsidR="00083842" w:rsidRPr="007F4E72">
        <w:rPr>
          <w:rFonts w:ascii="Arial" w:hAnsi="Arial" w:cs="Arial"/>
          <w:sz w:val="22"/>
          <w:szCs w:val="22"/>
        </w:rPr>
        <w:t>to your R markdown</w:t>
      </w:r>
      <w:r w:rsidR="00D65DBF">
        <w:rPr>
          <w:rFonts w:ascii="Arial" w:hAnsi="Arial" w:cs="Arial"/>
          <w:sz w:val="22"/>
          <w:szCs w:val="22"/>
        </w:rPr>
        <w:t xml:space="preserve"> in the indicated position</w:t>
      </w:r>
      <w:r w:rsidR="00083842" w:rsidRPr="007F4E72">
        <w:rPr>
          <w:rFonts w:ascii="Arial" w:hAnsi="Arial" w:cs="Arial"/>
          <w:sz w:val="22"/>
          <w:szCs w:val="22"/>
        </w:rPr>
        <w:t>: 1) the piece of R code that used to import the table 2) a line of code in which you assign the data in your code to a variable named “</w:t>
      </w:r>
      <w:proofErr w:type="spellStart"/>
      <w:r w:rsidR="00083842" w:rsidRPr="007F4E72">
        <w:rPr>
          <w:rFonts w:ascii="Arial" w:hAnsi="Arial" w:cs="Arial"/>
          <w:sz w:val="22"/>
          <w:szCs w:val="22"/>
        </w:rPr>
        <w:t>mySuperDNA</w:t>
      </w:r>
      <w:proofErr w:type="spellEnd"/>
      <w:r w:rsidR="00083842" w:rsidRPr="007F4E72">
        <w:rPr>
          <w:rFonts w:ascii="Arial" w:hAnsi="Arial" w:cs="Arial"/>
          <w:sz w:val="22"/>
          <w:szCs w:val="22"/>
        </w:rPr>
        <w:t>”, and 3) a line of code in which you show the data in “</w:t>
      </w:r>
      <w:proofErr w:type="spellStart"/>
      <w:r w:rsidR="00083842" w:rsidRPr="007F4E72">
        <w:rPr>
          <w:rFonts w:ascii="Arial" w:hAnsi="Arial" w:cs="Arial"/>
          <w:sz w:val="22"/>
          <w:szCs w:val="22"/>
        </w:rPr>
        <w:t>mySuperDNA</w:t>
      </w:r>
      <w:proofErr w:type="spellEnd"/>
      <w:r w:rsidR="00083842" w:rsidRPr="007F4E72">
        <w:rPr>
          <w:rFonts w:ascii="Arial" w:hAnsi="Arial" w:cs="Arial"/>
          <w:sz w:val="22"/>
          <w:szCs w:val="22"/>
        </w:rPr>
        <w:t>” just like I have shown the data in “</w:t>
      </w:r>
      <w:proofErr w:type="spellStart"/>
      <w:r w:rsidR="00083842" w:rsidRPr="007F4E72">
        <w:rPr>
          <w:rFonts w:ascii="Arial" w:hAnsi="Arial" w:cs="Arial"/>
          <w:sz w:val="22"/>
          <w:szCs w:val="22"/>
        </w:rPr>
        <w:t>foobar</w:t>
      </w:r>
      <w:proofErr w:type="spellEnd"/>
      <w:r w:rsidR="00083842" w:rsidRPr="007F4E72">
        <w:rPr>
          <w:rFonts w:ascii="Arial" w:hAnsi="Arial" w:cs="Arial"/>
          <w:sz w:val="22"/>
          <w:szCs w:val="22"/>
        </w:rPr>
        <w:t xml:space="preserve">”. </w:t>
      </w:r>
    </w:p>
    <w:p w14:paraId="70040016" w14:textId="77777777"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w:t>
      </w:r>
      <w:proofErr w:type="gramStart"/>
      <w:r w:rsidRPr="00DF397C">
        <w:rPr>
          <w:rFonts w:ascii="Courier" w:hAnsi="Courier"/>
          <w:color w:val="333333"/>
        </w:rPr>
        <w:t>r</w:t>
      </w:r>
      <w:proofErr w:type="gramEnd"/>
      <w:r w:rsidRPr="00DF397C">
        <w:rPr>
          <w:rFonts w:ascii="Courier" w:hAnsi="Courier"/>
          <w:color w:val="333333"/>
        </w:rPr>
        <w:t>}</w:t>
      </w:r>
    </w:p>
    <w:p w14:paraId="3F191231" w14:textId="55AA7E2E"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 xml:space="preserve"># </w:t>
      </w:r>
      <w:r w:rsidR="00083842" w:rsidRPr="00DF397C">
        <w:rPr>
          <w:rFonts w:ascii="Courier" w:hAnsi="Courier"/>
          <w:color w:val="333333"/>
        </w:rPr>
        <w:t>Put your fabulous R code in here</w:t>
      </w:r>
      <w:r w:rsidR="0028631F" w:rsidRPr="00DF397C">
        <w:rPr>
          <w:rFonts w:ascii="Courier" w:hAnsi="Courier"/>
          <w:color w:val="333333"/>
        </w:rPr>
        <w:t xml:space="preserve"> and write some comments that say what it does.</w:t>
      </w:r>
    </w:p>
    <w:p w14:paraId="3FDBBA5E" w14:textId="77777777" w:rsidR="002B1BF2" w:rsidRPr="00DF397C" w:rsidRDefault="002B1BF2" w:rsidP="006C2DC9">
      <w:pPr>
        <w:pStyle w:val="NormalWeb"/>
        <w:shd w:val="clear" w:color="auto" w:fill="E0E0E0"/>
        <w:spacing w:after="240"/>
        <w:rPr>
          <w:rFonts w:ascii="Courier" w:hAnsi="Courier"/>
          <w:color w:val="333333"/>
        </w:rPr>
      </w:pPr>
      <w:r w:rsidRPr="00DF397C">
        <w:rPr>
          <w:rFonts w:ascii="Courier" w:hAnsi="Courier"/>
          <w:color w:val="333333"/>
        </w:rPr>
        <w:t>```</w:t>
      </w:r>
    </w:p>
    <w:p w14:paraId="37174F5F" w14:textId="14E89784" w:rsidR="00EB53B1" w:rsidRPr="009527AD" w:rsidRDefault="00EB53B1" w:rsidP="006C2DC9">
      <w:pPr>
        <w:rPr>
          <w:b/>
        </w:rPr>
      </w:pPr>
      <w:r w:rsidRPr="00DF397C">
        <w:t xml:space="preserve">The </w:t>
      </w:r>
      <w:r w:rsidR="0037101B">
        <w:t xml:space="preserve">next </w:t>
      </w:r>
      <w:r w:rsidRPr="00DF397C">
        <w:t>part of your assignment i</w:t>
      </w:r>
      <w:r w:rsidR="00F86ECD">
        <w:t xml:space="preserve">s to create a plot of your data. </w:t>
      </w:r>
      <w:r w:rsidR="00F86ECD" w:rsidRPr="009527AD">
        <w:rPr>
          <w:b/>
        </w:rPr>
        <w:t xml:space="preserve">Include the plotting function and the output plot in </w:t>
      </w:r>
      <w:r w:rsidR="006B7239" w:rsidRPr="009527AD">
        <w:rPr>
          <w:b/>
        </w:rPr>
        <w:t>the R Markdown you turn in today.</w:t>
      </w:r>
    </w:p>
    <w:p w14:paraId="1F41F68F" w14:textId="77777777" w:rsidR="00F86ECD" w:rsidRPr="00DF397C" w:rsidRDefault="00F86ECD" w:rsidP="006C2DC9"/>
    <w:p w14:paraId="763551CB" w14:textId="25B3142D" w:rsidR="00EB53B1" w:rsidRPr="00DF397C" w:rsidRDefault="00E4411A" w:rsidP="006C2DC9">
      <w:r w:rsidRPr="00DF397C">
        <w:t xml:space="preserve">If you </w:t>
      </w:r>
      <w:proofErr w:type="gramStart"/>
      <w:r w:rsidRPr="00DF397C">
        <w:t>type ?plot</w:t>
      </w:r>
      <w:proofErr w:type="gramEnd"/>
      <w:r w:rsidRPr="00DF397C">
        <w:t xml:space="preserve"> into the R terminal to see the documentation, you can see that the R command for plotting is plot(</w:t>
      </w:r>
      <w:proofErr w:type="spellStart"/>
      <w:r w:rsidRPr="00DF397C">
        <w:t>x,y</w:t>
      </w:r>
      <w:proofErr w:type="spellEnd"/>
      <w:r w:rsidRPr="00DF397C">
        <w:t>)</w:t>
      </w:r>
    </w:p>
    <w:p w14:paraId="38AB7BA4" w14:textId="7F2C74C4" w:rsidR="00E4411A" w:rsidRPr="00DF397C" w:rsidRDefault="00E4411A" w:rsidP="006C2DC9">
      <w:r w:rsidRPr="00DF397C">
        <w:t>You will need to specify what X and Y are.</w:t>
      </w:r>
      <w:r w:rsidR="005876CF">
        <w:t xml:space="preserve"> In this case, they are columns in the data that you have imported.</w:t>
      </w:r>
    </w:p>
    <w:p w14:paraId="7D781E44" w14:textId="572B6E48" w:rsidR="0037642A" w:rsidRDefault="005876CF" w:rsidP="006C2DC9">
      <w:r>
        <w:t>You</w:t>
      </w:r>
      <w:r w:rsidR="00B17EA1" w:rsidRPr="00DF397C">
        <w:t xml:space="preserve"> can refer to the column either by its column name</w:t>
      </w:r>
      <w:r>
        <w:t xml:space="preserve"> if applicable</w:t>
      </w:r>
      <w:r w:rsidR="006161D9">
        <w:t xml:space="preserve"> (</w:t>
      </w:r>
      <w:proofErr w:type="spellStart"/>
      <w:r w:rsidR="006161D9">
        <w:t>foobar$nanodrop.ug.ul</w:t>
      </w:r>
      <w:proofErr w:type="spellEnd"/>
      <w:r w:rsidR="00B17EA1" w:rsidRPr="00DF397C">
        <w:t>), or b</w:t>
      </w:r>
      <w:r>
        <w:t>y its column index (</w:t>
      </w:r>
      <w:proofErr w:type="spellStart"/>
      <w:proofErr w:type="gramStart"/>
      <w:r>
        <w:t>foobar</w:t>
      </w:r>
      <w:proofErr w:type="spellEnd"/>
      <w:r>
        <w:t>[</w:t>
      </w:r>
      <w:proofErr w:type="gramEnd"/>
      <w:r>
        <w:t>,1]). Therefore, for the example shown</w:t>
      </w:r>
      <w:r w:rsidR="00B17EA1" w:rsidRPr="00DF397C">
        <w:t xml:space="preserve"> </w:t>
      </w:r>
      <w:r w:rsidR="00D40614" w:rsidRPr="00DF397C">
        <w:t>eit</w:t>
      </w:r>
      <w:r>
        <w:t>her of the following would successfully plot:</w:t>
      </w:r>
    </w:p>
    <w:p w14:paraId="3A66C958" w14:textId="00DA6FED" w:rsidR="00D40614" w:rsidRPr="00DF397C" w:rsidRDefault="006161D9" w:rsidP="00D326A3">
      <w:pPr>
        <w:pStyle w:val="NormalWeb"/>
        <w:shd w:val="clear" w:color="auto" w:fill="E0E0E0"/>
        <w:spacing w:after="240"/>
        <w:rPr>
          <w:rFonts w:ascii="Courier" w:hAnsi="Courier"/>
          <w:color w:val="333333"/>
        </w:rPr>
      </w:pPr>
      <w:proofErr w:type="gramStart"/>
      <w:r>
        <w:rPr>
          <w:rFonts w:ascii="Courier" w:hAnsi="Courier"/>
          <w:color w:val="333333"/>
        </w:rPr>
        <w:t>plot</w:t>
      </w:r>
      <w:proofErr w:type="gramEnd"/>
      <w:r>
        <w:rPr>
          <w:rFonts w:ascii="Courier" w:hAnsi="Courier"/>
          <w:color w:val="333333"/>
        </w:rPr>
        <w:t>(</w:t>
      </w:r>
      <w:proofErr w:type="spellStart"/>
      <w:r>
        <w:rPr>
          <w:rFonts w:ascii="Courier" w:hAnsi="Courier"/>
          <w:color w:val="333333"/>
        </w:rPr>
        <w:t>foobar$nanodrop.ug.ul</w:t>
      </w:r>
      <w:proofErr w:type="spellEnd"/>
      <w:r w:rsidR="00D40614" w:rsidRPr="00DF397C">
        <w:rPr>
          <w:rFonts w:ascii="Courier" w:hAnsi="Courier"/>
          <w:color w:val="333333"/>
        </w:rPr>
        <w:t xml:space="preserve">, </w:t>
      </w:r>
      <w:proofErr w:type="spellStart"/>
      <w:r w:rsidR="00D40614" w:rsidRPr="00DF397C">
        <w:rPr>
          <w:rFonts w:ascii="Courier" w:hAnsi="Courier"/>
          <w:color w:val="333333"/>
        </w:rPr>
        <w:t>foobar$</w:t>
      </w:r>
      <w:r>
        <w:rPr>
          <w:rFonts w:ascii="Courier" w:hAnsi="Courier"/>
          <w:color w:val="333333"/>
        </w:rPr>
        <w:t>qubit.ug.ul</w:t>
      </w:r>
      <w:proofErr w:type="spellEnd"/>
      <w:r w:rsidR="00D40614" w:rsidRPr="00DF397C">
        <w:rPr>
          <w:rFonts w:ascii="Courier" w:hAnsi="Courier"/>
          <w:color w:val="333333"/>
        </w:rPr>
        <w:t>)</w:t>
      </w:r>
    </w:p>
    <w:p w14:paraId="054C4A29" w14:textId="77777777" w:rsidR="00D40614" w:rsidRPr="00DF397C" w:rsidRDefault="00D40614" w:rsidP="006C2DC9">
      <w:proofErr w:type="gramStart"/>
      <w:r w:rsidRPr="00DF397C">
        <w:t>or</w:t>
      </w:r>
      <w:proofErr w:type="gramEnd"/>
    </w:p>
    <w:p w14:paraId="282254A5" w14:textId="0BF1F83A" w:rsidR="00D40614" w:rsidRPr="00DF397C" w:rsidRDefault="00D40614" w:rsidP="00D326A3">
      <w:pPr>
        <w:pStyle w:val="NormalWeb"/>
        <w:shd w:val="clear" w:color="auto" w:fill="E0E0E0"/>
        <w:spacing w:after="240"/>
        <w:rPr>
          <w:rFonts w:ascii="Courier" w:hAnsi="Courier"/>
          <w:color w:val="333333"/>
        </w:rPr>
      </w:pPr>
      <w:proofErr w:type="gramStart"/>
      <w:r w:rsidRPr="00DF397C">
        <w:rPr>
          <w:rFonts w:ascii="Courier" w:hAnsi="Courier"/>
          <w:color w:val="333333"/>
        </w:rPr>
        <w:t>plot</w:t>
      </w:r>
      <w:proofErr w:type="gramEnd"/>
      <w:r w:rsidRPr="00DF397C">
        <w:rPr>
          <w:rFonts w:ascii="Courier" w:hAnsi="Courier"/>
          <w:color w:val="333333"/>
        </w:rPr>
        <w:t>(</w:t>
      </w:r>
      <w:proofErr w:type="spellStart"/>
      <w:r w:rsidRPr="00DF397C">
        <w:rPr>
          <w:rFonts w:ascii="Courier" w:hAnsi="Courier"/>
          <w:color w:val="333333"/>
        </w:rPr>
        <w:t>foobar</w:t>
      </w:r>
      <w:proofErr w:type="spellEnd"/>
      <w:r w:rsidRPr="00DF397C">
        <w:rPr>
          <w:rFonts w:ascii="Courier" w:hAnsi="Courier"/>
          <w:color w:val="333333"/>
        </w:rPr>
        <w:t xml:space="preserve">[,1], </w:t>
      </w:r>
      <w:proofErr w:type="spellStart"/>
      <w:r w:rsidRPr="00DF397C">
        <w:rPr>
          <w:rFonts w:ascii="Courier" w:hAnsi="Courier"/>
          <w:color w:val="333333"/>
        </w:rPr>
        <w:t>foobar</w:t>
      </w:r>
      <w:proofErr w:type="spellEnd"/>
      <w:r w:rsidRPr="00DF397C">
        <w:rPr>
          <w:rFonts w:ascii="Courier" w:hAnsi="Courier"/>
          <w:color w:val="333333"/>
        </w:rPr>
        <w:t>[,2])</w:t>
      </w:r>
    </w:p>
    <w:p w14:paraId="079379DD" w14:textId="0D7DDC61" w:rsidR="00877115" w:rsidRPr="00DF397C" w:rsidRDefault="00877115" w:rsidP="006C2DC9">
      <w:r w:rsidRPr="00DF397C">
        <w:t xml:space="preserve">It’s important to always give your X and </w:t>
      </w:r>
      <w:proofErr w:type="gramStart"/>
      <w:r w:rsidRPr="00DF397C">
        <w:t>Y axes</w:t>
      </w:r>
      <w:proofErr w:type="gramEnd"/>
      <w:r w:rsidRPr="00DF397C">
        <w:t xml:space="preserve"> informative labels, and to give your graphs informative titles. You can do this by following the example below:</w:t>
      </w:r>
    </w:p>
    <w:p w14:paraId="54895C5C" w14:textId="5FF3BF9D" w:rsidR="00877115" w:rsidRPr="00DF397C" w:rsidRDefault="00877115" w:rsidP="006C2DC9">
      <w:pPr>
        <w:pStyle w:val="NormalWeb"/>
        <w:shd w:val="clear" w:color="auto" w:fill="E0E0E0"/>
        <w:spacing w:after="240"/>
        <w:rPr>
          <w:rFonts w:ascii="Courier" w:hAnsi="Courier"/>
          <w:color w:val="333333"/>
        </w:rPr>
      </w:pPr>
      <w:proofErr w:type="gramStart"/>
      <w:r w:rsidRPr="00DF397C">
        <w:rPr>
          <w:rFonts w:ascii="Courier" w:hAnsi="Courier"/>
          <w:color w:val="333333"/>
        </w:rPr>
        <w:t>plot</w:t>
      </w:r>
      <w:proofErr w:type="gramEnd"/>
      <w:r w:rsidRPr="00DF397C">
        <w:rPr>
          <w:rFonts w:ascii="Courier" w:hAnsi="Courier"/>
          <w:color w:val="333333"/>
        </w:rPr>
        <w:t>(</w:t>
      </w:r>
      <w:proofErr w:type="spellStart"/>
      <w:r w:rsidRPr="00DF397C">
        <w:rPr>
          <w:rFonts w:ascii="Courier" w:hAnsi="Courier"/>
          <w:color w:val="333333"/>
        </w:rPr>
        <w:t>foobar$</w:t>
      </w:r>
      <w:r w:rsidR="006161D9">
        <w:rPr>
          <w:rFonts w:ascii="Courier" w:hAnsi="Courier"/>
          <w:color w:val="333333"/>
        </w:rPr>
        <w:t>nanodrop.ug.ul</w:t>
      </w:r>
      <w:proofErr w:type="spellEnd"/>
      <w:r w:rsidRPr="00DF397C">
        <w:rPr>
          <w:rFonts w:ascii="Courier" w:hAnsi="Courier"/>
          <w:color w:val="333333"/>
        </w:rPr>
        <w:t xml:space="preserve">, </w:t>
      </w:r>
      <w:proofErr w:type="spellStart"/>
      <w:r w:rsidRPr="00DF397C">
        <w:rPr>
          <w:rFonts w:ascii="Courier" w:hAnsi="Courier"/>
          <w:color w:val="333333"/>
        </w:rPr>
        <w:t>foobar$</w:t>
      </w:r>
      <w:r w:rsidR="006161D9">
        <w:rPr>
          <w:rFonts w:ascii="Courier" w:hAnsi="Courier"/>
          <w:color w:val="333333"/>
        </w:rPr>
        <w:t>qubit.ug.ul</w:t>
      </w:r>
      <w:proofErr w:type="spellEnd"/>
      <w:r w:rsidRPr="00DF397C">
        <w:rPr>
          <w:rFonts w:ascii="Courier" w:hAnsi="Courier"/>
          <w:color w:val="333333"/>
        </w:rPr>
        <w:t xml:space="preserve">, </w:t>
      </w:r>
      <w:proofErr w:type="spellStart"/>
      <w:r w:rsidRPr="00DF397C">
        <w:rPr>
          <w:rFonts w:ascii="Courier" w:hAnsi="Courier"/>
          <w:color w:val="333333"/>
        </w:rPr>
        <w:t>xlab</w:t>
      </w:r>
      <w:proofErr w:type="spellEnd"/>
      <w:r w:rsidRPr="00DF397C">
        <w:rPr>
          <w:rFonts w:ascii="Courier" w:hAnsi="Courier"/>
          <w:color w:val="333333"/>
        </w:rPr>
        <w:t>="</w:t>
      </w:r>
      <w:proofErr w:type="spellStart"/>
      <w:r w:rsidRPr="00DF397C">
        <w:rPr>
          <w:rFonts w:ascii="Courier" w:hAnsi="Courier"/>
          <w:color w:val="333333"/>
        </w:rPr>
        <w:t>MyXLabel</w:t>
      </w:r>
      <w:proofErr w:type="spellEnd"/>
      <w:r w:rsidRPr="00DF397C">
        <w:rPr>
          <w:rFonts w:ascii="Courier" w:hAnsi="Courier"/>
          <w:color w:val="333333"/>
        </w:rPr>
        <w:t xml:space="preserve">", </w:t>
      </w:r>
      <w:proofErr w:type="spellStart"/>
      <w:r w:rsidRPr="00DF397C">
        <w:rPr>
          <w:rFonts w:ascii="Courier" w:hAnsi="Courier"/>
          <w:color w:val="333333"/>
        </w:rPr>
        <w:t>ylab</w:t>
      </w:r>
      <w:proofErr w:type="spellEnd"/>
      <w:r w:rsidRPr="00DF397C">
        <w:rPr>
          <w:rFonts w:ascii="Courier" w:hAnsi="Courier"/>
          <w:color w:val="333333"/>
        </w:rPr>
        <w:t>="</w:t>
      </w:r>
      <w:proofErr w:type="spellStart"/>
      <w:r w:rsidRPr="00DF397C">
        <w:rPr>
          <w:rFonts w:ascii="Courier" w:hAnsi="Courier"/>
          <w:color w:val="333333"/>
        </w:rPr>
        <w:t>MyYLabel</w:t>
      </w:r>
      <w:proofErr w:type="spellEnd"/>
      <w:r w:rsidRPr="00DF397C">
        <w:rPr>
          <w:rFonts w:ascii="Courier" w:hAnsi="Courier"/>
          <w:color w:val="333333"/>
        </w:rPr>
        <w:t>", main="</w:t>
      </w:r>
      <w:proofErr w:type="spellStart"/>
      <w:r w:rsidRPr="00DF397C">
        <w:rPr>
          <w:rFonts w:ascii="Courier" w:hAnsi="Courier"/>
          <w:color w:val="333333"/>
        </w:rPr>
        <w:t>MyTitle</w:t>
      </w:r>
      <w:proofErr w:type="spellEnd"/>
      <w:r w:rsidRPr="00DF397C">
        <w:rPr>
          <w:rFonts w:ascii="Courier" w:hAnsi="Courier"/>
          <w:color w:val="333333"/>
        </w:rPr>
        <w:t>")</w:t>
      </w:r>
    </w:p>
    <w:p w14:paraId="307C2FD5" w14:textId="70EE7E2C" w:rsidR="00877115" w:rsidRDefault="00877115" w:rsidP="006C2DC9">
      <w:r w:rsidRPr="00DF397C">
        <w:t xml:space="preserve">Note that your titles and labels should be </w:t>
      </w:r>
      <w:r w:rsidRPr="006C2DC9">
        <w:rPr>
          <w:u w:val="single"/>
        </w:rPr>
        <w:t>something descriptive of the data</w:t>
      </w:r>
      <w:r w:rsidRPr="00DF397C">
        <w:t xml:space="preserve"> and </w:t>
      </w:r>
      <w:r w:rsidR="009220CF" w:rsidRPr="00CB05C3">
        <w:rPr>
          <w:u w:val="single"/>
        </w:rPr>
        <w:t xml:space="preserve">marks </w:t>
      </w:r>
      <w:proofErr w:type="gramStart"/>
      <w:r w:rsidR="009220CF" w:rsidRPr="00CB05C3">
        <w:rPr>
          <w:u w:val="single"/>
        </w:rPr>
        <w:t>will</w:t>
      </w:r>
      <w:proofErr w:type="gramEnd"/>
      <w:r w:rsidR="009220CF" w:rsidRPr="00CB05C3">
        <w:rPr>
          <w:u w:val="single"/>
        </w:rPr>
        <w:t xml:space="preserve"> be deducted</w:t>
      </w:r>
      <w:r w:rsidRPr="00DF397C">
        <w:t xml:space="preserve"> if you turn assignments in which they are called “</w:t>
      </w:r>
      <w:proofErr w:type="spellStart"/>
      <w:r w:rsidRPr="00DF397C">
        <w:t>MyXLabel</w:t>
      </w:r>
      <w:proofErr w:type="spellEnd"/>
      <w:r w:rsidRPr="00DF397C">
        <w:t>”, “</w:t>
      </w:r>
      <w:proofErr w:type="spellStart"/>
      <w:r w:rsidRPr="00DF397C">
        <w:t>MyYLabel</w:t>
      </w:r>
      <w:proofErr w:type="spellEnd"/>
      <w:r w:rsidRPr="00DF397C">
        <w:t>”, and “</w:t>
      </w:r>
      <w:proofErr w:type="spellStart"/>
      <w:r w:rsidRPr="00DF397C">
        <w:t>MyTitle</w:t>
      </w:r>
      <w:proofErr w:type="spellEnd"/>
      <w:r w:rsidRPr="00DF397C">
        <w:t>”.</w:t>
      </w:r>
    </w:p>
    <w:p w14:paraId="5D324283" w14:textId="77777777" w:rsidR="007418A0" w:rsidRDefault="007418A0" w:rsidP="006C2DC9"/>
    <w:p w14:paraId="6C2E7B92" w14:textId="2BC9D96D" w:rsidR="007418A0" w:rsidRDefault="00164D63" w:rsidP="006C2DC9">
      <w:r>
        <w:rPr>
          <w:b/>
        </w:rPr>
        <w:t>What should you turn in today?</w:t>
      </w:r>
    </w:p>
    <w:p w14:paraId="28A0E147" w14:textId="3EEF2760" w:rsidR="007418A0" w:rsidRPr="007418A0" w:rsidRDefault="007418A0" w:rsidP="006C2DC9">
      <w:r>
        <w:t>Today you should turn in an R Markdown with the code you used to import and plot your data.</w:t>
      </w:r>
    </w:p>
    <w:p w14:paraId="2FF09616" w14:textId="77777777" w:rsidR="00C85CF6" w:rsidRDefault="00C85CF6" w:rsidP="00C85CF6"/>
    <w:p w14:paraId="7FAAF0E3" w14:textId="772D3CA2" w:rsidR="00C85CF6" w:rsidRDefault="009E5B34" w:rsidP="00C85CF6">
      <w:pPr>
        <w:pStyle w:val="Heading1"/>
      </w:pPr>
      <w:bookmarkStart w:id="1177" w:name="_Toc380999426"/>
      <w:r>
        <w:t xml:space="preserve">Week 2: </w:t>
      </w:r>
      <w:r w:rsidR="00C85CF6">
        <w:t>Getting into sequencing data</w:t>
      </w:r>
      <w:bookmarkEnd w:id="1177"/>
    </w:p>
    <w:p w14:paraId="2EF46842" w14:textId="77777777" w:rsidR="00E62AD5" w:rsidRDefault="00E62AD5" w:rsidP="00E62AD5"/>
    <w:p w14:paraId="21575F03" w14:textId="77777777" w:rsidR="00723AC7" w:rsidRDefault="00ED3034" w:rsidP="00ED3034">
      <w:r>
        <w:t xml:space="preserve">The goals of </w:t>
      </w:r>
      <w:r w:rsidR="00723AC7">
        <w:t>today’s lab exercise are:</w:t>
      </w:r>
    </w:p>
    <w:p w14:paraId="03A8DD96" w14:textId="1C494692" w:rsidR="00723AC7" w:rsidRDefault="00723AC7" w:rsidP="007810D4">
      <w:pPr>
        <w:pStyle w:val="ListParagraph"/>
        <w:numPr>
          <w:ilvl w:val="0"/>
          <w:numId w:val="21"/>
        </w:numPr>
      </w:pPr>
      <w:r>
        <w:t>T</w:t>
      </w:r>
      <w:r w:rsidR="00ED3034">
        <w:t>o examine the quality of raw Illumina data</w:t>
      </w:r>
    </w:p>
    <w:p w14:paraId="1558F3D1" w14:textId="11388D0D" w:rsidR="00124152" w:rsidRDefault="00ED3034" w:rsidP="007810D4">
      <w:pPr>
        <w:pStyle w:val="ListParagraph"/>
        <w:numPr>
          <w:ilvl w:val="0"/>
          <w:numId w:val="21"/>
        </w:numPr>
      </w:pPr>
      <w:r>
        <w:t xml:space="preserve"> </w:t>
      </w:r>
      <w:r w:rsidR="00723AC7">
        <w:t xml:space="preserve">To </w:t>
      </w:r>
      <w:r>
        <w:t xml:space="preserve">process the Illumina data </w:t>
      </w:r>
      <w:r w:rsidR="00723AC7">
        <w:t xml:space="preserve">into a quality-filtered </w:t>
      </w:r>
      <w:proofErr w:type="gramStart"/>
      <w:r w:rsidR="00723AC7">
        <w:t>dataset which shows which taxa</w:t>
      </w:r>
      <w:proofErr w:type="gramEnd"/>
      <w:r w:rsidR="00723AC7">
        <w:t xml:space="preserve"> were present in each sample and at what abundance.</w:t>
      </w:r>
    </w:p>
    <w:p w14:paraId="5E285135" w14:textId="4BC03A57" w:rsidR="00723AC7" w:rsidRDefault="00723AC7" w:rsidP="007810D4">
      <w:pPr>
        <w:pStyle w:val="ListParagraph"/>
        <w:numPr>
          <w:ilvl w:val="0"/>
          <w:numId w:val="21"/>
        </w:numPr>
      </w:pPr>
      <w:r>
        <w:t>To compare our sequencing data to the known truth input.</w:t>
      </w:r>
    </w:p>
    <w:p w14:paraId="3230E56A" w14:textId="77777777" w:rsidR="00613078" w:rsidRDefault="00613078" w:rsidP="00613078"/>
    <w:p w14:paraId="757A5347" w14:textId="72EEA230" w:rsidR="00B369CC" w:rsidRDefault="00B369CC" w:rsidP="00613078">
      <w:r>
        <w:t xml:space="preserve">There are many different software methods for processing raw sequencing data. Qiime and </w:t>
      </w:r>
      <w:proofErr w:type="spellStart"/>
      <w:r>
        <w:t>Mothur</w:t>
      </w:r>
      <w:proofErr w:type="spellEnd"/>
      <w:r>
        <w:t xml:space="preserve"> are two of the most </w:t>
      </w:r>
      <w:proofErr w:type="gramStart"/>
      <w:r>
        <w:t>common</w:t>
      </w:r>
      <w:r w:rsidR="00BF1B11">
        <w:t>ly-used</w:t>
      </w:r>
      <w:proofErr w:type="gramEnd"/>
      <w:r>
        <w:t xml:space="preserve">. For class, we will use Dada2, because it allows us to </w:t>
      </w:r>
      <w:r w:rsidR="00FB45FB">
        <w:t xml:space="preserve">easily </w:t>
      </w:r>
      <w:r>
        <w:t>process our data entirely within R.</w:t>
      </w:r>
      <w:r w:rsidR="00405DB7">
        <w:t xml:space="preserve"> </w:t>
      </w:r>
    </w:p>
    <w:p w14:paraId="27C1BA32" w14:textId="77777777" w:rsidR="000B124C" w:rsidRDefault="000B124C" w:rsidP="00613078"/>
    <w:p w14:paraId="75EEA812" w14:textId="73D3B900" w:rsidR="000B124C" w:rsidRDefault="000B124C" w:rsidP="00613078">
      <w:r>
        <w:t xml:space="preserve">This schematic from Illumina (Figure 1) shows </w:t>
      </w:r>
      <w:r w:rsidR="0041304A">
        <w:t xml:space="preserve">how the V4 </w:t>
      </w:r>
      <w:proofErr w:type="spellStart"/>
      <w:r w:rsidR="0041304A">
        <w:t>hypervariable</w:t>
      </w:r>
      <w:proofErr w:type="spellEnd"/>
      <w:r w:rsidR="0041304A">
        <w:t xml:space="preserve"> region of the 16S </w:t>
      </w:r>
      <w:proofErr w:type="spellStart"/>
      <w:r w:rsidR="0041304A">
        <w:t>rRNA</w:t>
      </w:r>
      <w:proofErr w:type="spellEnd"/>
      <w:r w:rsidR="0041304A">
        <w:t xml:space="preserve"> is amplified by PCR with the universal primers 505F and 806R. A barcode (index) is attached to </w:t>
      </w:r>
      <w:r w:rsidR="00943647">
        <w:t>the 806</w:t>
      </w:r>
      <w:r w:rsidR="0041304A">
        <w:t>R primer.</w:t>
      </w:r>
      <w:r w:rsidR="00943647">
        <w:t xml:space="preserve"> In paired-end Illumina sequencing, one sequencing primer hybridizes to the 515F primer and sequences in a forward direction, and the ot</w:t>
      </w:r>
      <w:r w:rsidR="006A6CAC">
        <w:t>her sequencing primer binds to 806R and sequence in reverse.</w:t>
      </w:r>
      <w:r w:rsidR="000D121B">
        <w:t xml:space="preserve"> A third sequencing primer binds to P7 and sequences the read index</w:t>
      </w:r>
      <w:r w:rsidR="00DB7A69">
        <w:t xml:space="preserve"> (barcode)</w:t>
      </w:r>
      <w:r w:rsidR="000D121B">
        <w:t xml:space="preserve"> sequence.</w:t>
      </w:r>
      <w:r w:rsidR="006A6CAC">
        <w:t xml:space="preserve"> </w:t>
      </w:r>
      <w:r w:rsidR="00966D25">
        <w:t>Along with the index sequences, t</w:t>
      </w:r>
      <w:r w:rsidR="006A6CAC">
        <w:t>his generates two reads (Read 1 and Read 2</w:t>
      </w:r>
      <w:proofErr w:type="gramStart"/>
      <w:r w:rsidR="006A6CAC">
        <w:t>) which</w:t>
      </w:r>
      <w:proofErr w:type="gramEnd"/>
      <w:r w:rsidR="006A6CAC">
        <w:t xml:space="preserve"> have some overlap in the middle. They will overlap less if the reads are shorter (e.g. 150 </w:t>
      </w:r>
      <w:proofErr w:type="spellStart"/>
      <w:r w:rsidR="006A6CAC">
        <w:t>bp</w:t>
      </w:r>
      <w:proofErr w:type="spellEnd"/>
      <w:r w:rsidR="006A6CAC">
        <w:t xml:space="preserve">), and more if the reads are longer (e.g. 250 or 300 </w:t>
      </w:r>
      <w:proofErr w:type="spellStart"/>
      <w:r w:rsidR="006A6CAC">
        <w:t>bp</w:t>
      </w:r>
      <w:proofErr w:type="spellEnd"/>
      <w:r w:rsidR="006A6CAC">
        <w:t xml:space="preserve">). </w:t>
      </w:r>
    </w:p>
    <w:p w14:paraId="1B9A2E19" w14:textId="77777777" w:rsidR="00405DB7" w:rsidRDefault="00405DB7" w:rsidP="00613078"/>
    <w:p w14:paraId="2AFB498D" w14:textId="77777777" w:rsidR="00405DB7" w:rsidRDefault="00405DB7" w:rsidP="00405DB7">
      <w:pPr>
        <w:keepNext/>
      </w:pPr>
      <w:r>
        <w:rPr>
          <w:noProof/>
        </w:rPr>
        <w:drawing>
          <wp:inline distT="0" distB="0" distL="0" distR="0" wp14:anchorId="760141F6" wp14:editId="24A57CAF">
            <wp:extent cx="4822728" cy="2921000"/>
            <wp:effectExtent l="0" t="0" r="3810" b="0"/>
            <wp:docPr id="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822728" cy="2921000"/>
                    </a:xfrm>
                    <a:prstGeom prst="rect">
                      <a:avLst/>
                    </a:prstGeom>
                    <a:noFill/>
                    <a:ln>
                      <a:noFill/>
                    </a:ln>
                  </pic:spPr>
                </pic:pic>
              </a:graphicData>
            </a:graphic>
          </wp:inline>
        </w:drawing>
      </w:r>
    </w:p>
    <w:p w14:paraId="33F1BD47" w14:textId="32056C37" w:rsidR="00405DB7" w:rsidRPr="00405DB7" w:rsidRDefault="00405DB7" w:rsidP="00405DB7">
      <w:pPr>
        <w:pStyle w:val="Caption"/>
        <w:jc w:val="left"/>
        <w:rPr>
          <w:b w:val="0"/>
          <w:color w:val="000000" w:themeColor="text1"/>
        </w:rPr>
      </w:pPr>
      <w:proofErr w:type="gramStart"/>
      <w:r w:rsidRPr="00803BDB">
        <w:rPr>
          <w:color w:val="000000" w:themeColor="text1"/>
        </w:rPr>
        <w:t xml:space="preserve">Figure </w:t>
      </w:r>
      <w:ins w:id="1178" w:author="Xochitl Morgan" w:date="2018-02-23T10:55:00Z">
        <w:r w:rsidR="009358F8">
          <w:rPr>
            <w:color w:val="000000" w:themeColor="text1"/>
          </w:rPr>
          <w:fldChar w:fldCharType="begin"/>
        </w:r>
        <w:r w:rsidR="009358F8">
          <w:rPr>
            <w:color w:val="000000" w:themeColor="text1"/>
          </w:rPr>
          <w:instrText xml:space="preserve"> SEQ Figure \* ARABIC </w:instrText>
        </w:r>
      </w:ins>
      <w:r w:rsidR="009358F8">
        <w:rPr>
          <w:color w:val="000000" w:themeColor="text1"/>
        </w:rPr>
        <w:fldChar w:fldCharType="separate"/>
      </w:r>
      <w:r w:rsidR="00AE3E58">
        <w:rPr>
          <w:noProof/>
          <w:color w:val="000000" w:themeColor="text1"/>
        </w:rPr>
        <w:t>17</w:t>
      </w:r>
      <w:ins w:id="1179" w:author="Xochitl Morgan" w:date="2018-02-23T10:55:00Z">
        <w:r w:rsidR="009358F8">
          <w:rPr>
            <w:color w:val="000000" w:themeColor="text1"/>
          </w:rPr>
          <w:fldChar w:fldCharType="end"/>
        </w:r>
      </w:ins>
      <w:del w:id="1180" w:author="Xochitl Morgan" w:date="2018-02-23T10:55:00Z">
        <w:r w:rsidRPr="00803BDB" w:rsidDel="009358F8">
          <w:rPr>
            <w:color w:val="000000" w:themeColor="text1"/>
          </w:rPr>
          <w:fldChar w:fldCharType="begin"/>
        </w:r>
        <w:r w:rsidRPr="00803BDB" w:rsidDel="009358F8">
          <w:rPr>
            <w:color w:val="000000" w:themeColor="text1"/>
          </w:rPr>
          <w:delInstrText xml:space="preserve"> SEQ Figure \* ARABIC </w:delInstrText>
        </w:r>
        <w:r w:rsidRPr="00803BDB" w:rsidDel="009358F8">
          <w:rPr>
            <w:color w:val="000000" w:themeColor="text1"/>
          </w:rPr>
          <w:fldChar w:fldCharType="separate"/>
        </w:r>
      </w:del>
      <w:del w:id="1181" w:author="Xochitl Morgan" w:date="2018-02-22T14:36:00Z">
        <w:r w:rsidR="008B16AE" w:rsidDel="00DB3C39">
          <w:rPr>
            <w:noProof/>
            <w:color w:val="000000" w:themeColor="text1"/>
          </w:rPr>
          <w:delText>1</w:delText>
        </w:r>
      </w:del>
      <w:del w:id="1182" w:author="Xochitl Morgan" w:date="2018-02-23T10:55:00Z">
        <w:r w:rsidRPr="00803BDB" w:rsidDel="009358F8">
          <w:rPr>
            <w:color w:val="000000" w:themeColor="text1"/>
          </w:rPr>
          <w:fldChar w:fldCharType="end"/>
        </w:r>
      </w:del>
      <w:r w:rsidRPr="00405DB7">
        <w:rPr>
          <w:b w:val="0"/>
          <w:color w:val="000000" w:themeColor="text1"/>
        </w:rPr>
        <w:t>.</w:t>
      </w:r>
      <w:proofErr w:type="gramEnd"/>
      <w:r w:rsidRPr="00405DB7">
        <w:rPr>
          <w:b w:val="0"/>
          <w:color w:val="000000" w:themeColor="text1"/>
        </w:rPr>
        <w:t xml:space="preserve"> </w:t>
      </w:r>
      <w:proofErr w:type="gramStart"/>
      <w:r w:rsidRPr="00405DB7">
        <w:rPr>
          <w:b w:val="0"/>
          <w:color w:val="000000" w:themeColor="text1"/>
        </w:rPr>
        <w:t>A schematic of Illumina sequencing data.</w:t>
      </w:r>
      <w:proofErr w:type="gramEnd"/>
      <w:r w:rsidRPr="00405DB7">
        <w:rPr>
          <w:b w:val="0"/>
          <w:color w:val="000000" w:themeColor="text1"/>
        </w:rPr>
        <w:t xml:space="preserve"> Source: https://www.illumina.com/documents/products/appnotes/appnote_miseq_16S.pdf</w:t>
      </w:r>
    </w:p>
    <w:p w14:paraId="7B55CAB1" w14:textId="77777777" w:rsidR="00907219" w:rsidRDefault="00907219" w:rsidP="00723AC7">
      <w:r>
        <w:t xml:space="preserve">Broadly, when we process 16S Illumina data, we are: </w:t>
      </w:r>
    </w:p>
    <w:p w14:paraId="4170A564" w14:textId="3928B178" w:rsidR="00907219" w:rsidRDefault="00907219" w:rsidP="007810D4">
      <w:pPr>
        <w:pStyle w:val="ListParagraph"/>
        <w:numPr>
          <w:ilvl w:val="0"/>
          <w:numId w:val="22"/>
        </w:numPr>
      </w:pPr>
      <w:r>
        <w:t>Quality controlling the reads</w:t>
      </w:r>
    </w:p>
    <w:p w14:paraId="1D93A9A0" w14:textId="77777777" w:rsidR="00907219" w:rsidRDefault="00907219" w:rsidP="007810D4">
      <w:pPr>
        <w:pStyle w:val="ListParagraph"/>
        <w:numPr>
          <w:ilvl w:val="0"/>
          <w:numId w:val="22"/>
        </w:numPr>
      </w:pPr>
      <w:r>
        <w:t>Joining the two paired-end reads into a single sequence</w:t>
      </w:r>
    </w:p>
    <w:p w14:paraId="57F51F6B" w14:textId="77777777" w:rsidR="00907219" w:rsidRDefault="00907219" w:rsidP="007810D4">
      <w:pPr>
        <w:pStyle w:val="ListParagraph"/>
        <w:numPr>
          <w:ilvl w:val="0"/>
          <w:numId w:val="22"/>
        </w:numPr>
      </w:pPr>
      <w:r>
        <w:t>Grouping similar sequences together, assigning taxonomy to the sequences</w:t>
      </w:r>
    </w:p>
    <w:p w14:paraId="37B191BE" w14:textId="7E995BB1" w:rsidR="00613078" w:rsidRDefault="00907219" w:rsidP="007810D4">
      <w:pPr>
        <w:pStyle w:val="ListParagraph"/>
        <w:numPr>
          <w:ilvl w:val="0"/>
          <w:numId w:val="22"/>
        </w:numPr>
      </w:pPr>
      <w:r>
        <w:t xml:space="preserve"> Determining the quantity of each sequence in each sample. </w:t>
      </w:r>
    </w:p>
    <w:p w14:paraId="6CE464E7" w14:textId="77777777" w:rsidR="00907219" w:rsidRDefault="00907219" w:rsidP="00723AC7"/>
    <w:p w14:paraId="307B9CBB" w14:textId="1F73C74D" w:rsidR="00723AC7" w:rsidRPr="00613078" w:rsidRDefault="00613078" w:rsidP="00723AC7">
      <w:pPr>
        <w:rPr>
          <w:b/>
        </w:rPr>
      </w:pPr>
      <w:commentRangeStart w:id="1183"/>
      <w:r w:rsidRPr="00613078">
        <w:rPr>
          <w:b/>
        </w:rPr>
        <w:t>What will I need to turn in for this week’s lab?</w:t>
      </w:r>
      <w:commentRangeEnd w:id="1183"/>
      <w:r w:rsidR="00B50623">
        <w:rPr>
          <w:rStyle w:val="CommentReference"/>
        </w:rPr>
        <w:commentReference w:id="1183"/>
      </w:r>
    </w:p>
    <w:p w14:paraId="35808B7B" w14:textId="77777777" w:rsidR="00613078" w:rsidRPr="00613078" w:rsidRDefault="00613078" w:rsidP="00723AC7"/>
    <w:p w14:paraId="108E5552" w14:textId="4C080FB6" w:rsidR="00124152" w:rsidRDefault="00124152" w:rsidP="00ED3034">
      <w:r>
        <w:t>For this week, all of the questions (and their answers) should be pasted and included in your R markdown file.</w:t>
      </w:r>
      <w:r w:rsidR="001E12E5">
        <w:t xml:space="preserve"> Your R markdown file should also incl</w:t>
      </w:r>
      <w:r w:rsidR="001A2FBF">
        <w:t xml:space="preserve">ude all the code you used today and </w:t>
      </w:r>
      <w:r w:rsidR="00CB073F">
        <w:t>its outputs (plots and to the console)</w:t>
      </w:r>
      <w:r w:rsidR="001A2FBF">
        <w:t>.</w:t>
      </w:r>
    </w:p>
    <w:p w14:paraId="6B08A14C" w14:textId="77777777" w:rsidR="0078375C" w:rsidRDefault="0078375C" w:rsidP="00ED3034"/>
    <w:p w14:paraId="4520C5C3" w14:textId="2F64B549" w:rsidR="0078375C" w:rsidRDefault="008F53C6" w:rsidP="0078375C">
      <w:pPr>
        <w:pStyle w:val="Heading2"/>
      </w:pPr>
      <w:bookmarkStart w:id="1184" w:name="_Toc380999427"/>
      <w:r>
        <w:t>What kind of data comes back from the sequencing facility?</w:t>
      </w:r>
      <w:bookmarkEnd w:id="1184"/>
    </w:p>
    <w:p w14:paraId="5190599C" w14:textId="05E9634A" w:rsidR="0078375C" w:rsidRDefault="0078375C" w:rsidP="0078375C">
      <w:r>
        <w:t>After you send samples to th</w:t>
      </w:r>
      <w:r w:rsidR="002950A2">
        <w:t>e sequencing facility,</w:t>
      </w:r>
      <w:r>
        <w:t xml:space="preserve"> your sequencing data will be returned to you as one or more </w:t>
      </w:r>
      <w:proofErr w:type="spellStart"/>
      <w:r>
        <w:t>fastq</w:t>
      </w:r>
      <w:proofErr w:type="spellEnd"/>
      <w:r>
        <w:t xml:space="preserve"> files. </w:t>
      </w:r>
      <w:r w:rsidR="00431A7F">
        <w:t>Y</w:t>
      </w:r>
      <w:r>
        <w:t xml:space="preserve">ou may receive </w:t>
      </w:r>
      <w:r w:rsidR="00431A7F">
        <w:t xml:space="preserve">a total of three files comprising your entire multiplexed dataset </w:t>
      </w:r>
      <w:r>
        <w:t>(for instance, “Read1.fastq”, “Rea</w:t>
      </w:r>
      <w:r w:rsidR="00431A7F">
        <w:t>d2.fastq”, and “</w:t>
      </w:r>
      <w:proofErr w:type="spellStart"/>
      <w:r w:rsidR="00431A7F">
        <w:t>barcodes.fastq</w:t>
      </w:r>
      <w:proofErr w:type="spellEnd"/>
      <w:r w:rsidR="00431A7F">
        <w:t xml:space="preserve">”. In this case, </w:t>
      </w:r>
      <w:r>
        <w:t xml:space="preserve">you will have to </w:t>
      </w:r>
      <w:proofErr w:type="spellStart"/>
      <w:r>
        <w:t>demultiplex</w:t>
      </w:r>
      <w:proofErr w:type="spellEnd"/>
      <w:r>
        <w:t xml:space="preserve"> your data according to the barcodes. Alternatively, you may receive your data already </w:t>
      </w:r>
      <w:proofErr w:type="spellStart"/>
      <w:r>
        <w:t>demultiplexed</w:t>
      </w:r>
      <w:proofErr w:type="spellEnd"/>
      <w:r>
        <w:t>, in the form</w:t>
      </w:r>
      <w:r w:rsidR="002950A2">
        <w:t xml:space="preserve"> of many different files</w:t>
      </w:r>
      <w:r>
        <w:t xml:space="preserve"> (</w:t>
      </w:r>
      <w:r w:rsidR="002950A2">
        <w:t xml:space="preserve">for example: </w:t>
      </w:r>
      <w:r>
        <w:t xml:space="preserve">“sample1_R1.fastq”, “sample1_R2.fastq”, “sample2_R1.fastq”, “sample2_R2.fastq…). </w:t>
      </w:r>
    </w:p>
    <w:p w14:paraId="1229D197" w14:textId="77777777" w:rsidR="007F71E8" w:rsidRDefault="007F71E8" w:rsidP="0078375C"/>
    <w:p w14:paraId="399DC7DC" w14:textId="75092227" w:rsidR="00E3071E" w:rsidRDefault="00E3071E" w:rsidP="00E3071E">
      <w:pPr>
        <w:pStyle w:val="Heading2"/>
      </w:pPr>
      <w:bookmarkStart w:id="1185" w:name="_Downloading_the_data"/>
      <w:bookmarkStart w:id="1186" w:name="_Toc380999428"/>
      <w:bookmarkEnd w:id="1185"/>
      <w:r>
        <w:t>Downloading the data we will use today</w:t>
      </w:r>
      <w:bookmarkEnd w:id="1186"/>
    </w:p>
    <w:p w14:paraId="156144B5" w14:textId="77777777" w:rsidR="008F6FC5" w:rsidRDefault="008F6FC5" w:rsidP="0078375C"/>
    <w:p w14:paraId="7B809A65" w14:textId="77777777" w:rsidR="00F31FEA" w:rsidRDefault="007F71E8" w:rsidP="0078375C">
      <w:r>
        <w:t xml:space="preserve">To download the data you will use for </w:t>
      </w:r>
      <w:r w:rsidR="00080804">
        <w:t>today’s</w:t>
      </w:r>
      <w:r>
        <w:t xml:space="preserve"> lab, go to </w:t>
      </w:r>
    </w:p>
    <w:p w14:paraId="4E2EEE4D" w14:textId="5685DD03" w:rsidR="007F71E8" w:rsidRDefault="0053607B" w:rsidP="0078375C">
      <w:hyperlink r:id="rId36" w:history="1">
        <w:r w:rsidR="00F31FEA" w:rsidRPr="00E73C73">
          <w:rPr>
            <w:rStyle w:val="Hyperlink"/>
          </w:rPr>
          <w:t>https://gitlab.com/morganlab/public/Micro336</w:t>
        </w:r>
      </w:hyperlink>
      <w:r w:rsidR="00F31FEA">
        <w:t xml:space="preserve"> </w:t>
      </w:r>
      <w:r w:rsidR="007F71E8">
        <w:t xml:space="preserve">and download the repository as a zip file or </w:t>
      </w:r>
      <w:proofErr w:type="spellStart"/>
      <w:r w:rsidR="007F71E8">
        <w:t>tarball</w:t>
      </w:r>
      <w:proofErr w:type="spellEnd"/>
      <w:r w:rsidR="007F71E8">
        <w:t>.</w:t>
      </w:r>
    </w:p>
    <w:p w14:paraId="2C5CF155" w14:textId="77777777" w:rsidR="007F71E8" w:rsidRDefault="007F71E8" w:rsidP="0078375C"/>
    <w:p w14:paraId="695A582F" w14:textId="2C71B9F4" w:rsidR="007F71E8" w:rsidRDefault="007F71E8" w:rsidP="0078375C">
      <w:r>
        <w:rPr>
          <w:noProof/>
        </w:rPr>
        <mc:AlternateContent>
          <mc:Choice Requires="wps">
            <w:drawing>
              <wp:anchor distT="0" distB="0" distL="114300" distR="114300" simplePos="0" relativeHeight="251670528" behindDoc="0" locked="0" layoutInCell="1" allowOverlap="1" wp14:anchorId="06DE45E2" wp14:editId="6338494D">
                <wp:simplePos x="0" y="0"/>
                <wp:positionH relativeFrom="column">
                  <wp:posOffset>4800600</wp:posOffset>
                </wp:positionH>
                <wp:positionV relativeFrom="paragraph">
                  <wp:posOffset>1600200</wp:posOffset>
                </wp:positionV>
                <wp:extent cx="114300" cy="342900"/>
                <wp:effectExtent l="50800" t="25400" r="63500" b="114300"/>
                <wp:wrapNone/>
                <wp:docPr id="27" name="Straight Arrow Connector 27"/>
                <wp:cNvGraphicFramePr/>
                <a:graphic xmlns:a="http://schemas.openxmlformats.org/drawingml/2006/main">
                  <a:graphicData uri="http://schemas.microsoft.com/office/word/2010/wordprocessingShape">
                    <wps:wsp>
                      <wps:cNvCnPr/>
                      <wps:spPr>
                        <a:xfrm>
                          <a:off x="0" y="0"/>
                          <a:ext cx="114300" cy="342900"/>
                        </a:xfrm>
                        <a:prstGeom prst="straightConnector1">
                          <a:avLst/>
                        </a:prstGeom>
                        <a:ln>
                          <a:solidFill>
                            <a:srgbClr val="FF0000"/>
                          </a:solidFill>
                          <a:tailEnd type="arrow"/>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27" o:spid="_x0000_s1026" type="#_x0000_t32" style="position:absolute;margin-left:378pt;margin-top:126pt;width:9pt;height:27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" strokecolor="red" strokeweight="2pt">
                <v:stroke endarrow="open"/>
                <v:shadow on="t" opacity="24903f" mv:blur="40000f" origin=",.5" offset="0,20000emu"/>
              </v:shape>
            </w:pict>
          </mc:Fallback>
        </mc:AlternateContent>
      </w:r>
      <w:r>
        <w:t xml:space="preserve">  </w:t>
      </w:r>
      <w:r>
        <w:rPr>
          <w:noProof/>
        </w:rPr>
        <w:drawing>
          <wp:inline distT="0" distB="0" distL="0" distR="0" wp14:anchorId="474E06A6" wp14:editId="2AFC7101">
            <wp:extent cx="5270500" cy="2820180"/>
            <wp:effectExtent l="0" t="0" r="0" b="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270500" cy="2820180"/>
                    </a:xfrm>
                    <a:prstGeom prst="rect">
                      <a:avLst/>
                    </a:prstGeom>
                    <a:noFill/>
                    <a:ln>
                      <a:noFill/>
                    </a:ln>
                  </pic:spPr>
                </pic:pic>
              </a:graphicData>
            </a:graphic>
          </wp:inline>
        </w:drawing>
      </w:r>
    </w:p>
    <w:p w14:paraId="4C008F55" w14:textId="77777777" w:rsidR="007F71E8" w:rsidRDefault="007F71E8" w:rsidP="0078375C"/>
    <w:p w14:paraId="3187FF1E" w14:textId="35F9EADA" w:rsidR="007F71E8" w:rsidRDefault="007F71E8" w:rsidP="0078375C">
      <w:r>
        <w:t xml:space="preserve">Next, </w:t>
      </w:r>
      <w:proofErr w:type="spellStart"/>
      <w:r>
        <w:t>uncompress</w:t>
      </w:r>
      <w:proofErr w:type="spellEnd"/>
      <w:r>
        <w:t xml:space="preserve"> this archive. You may</w:t>
      </w:r>
      <w:r w:rsidR="00D91A21">
        <w:t xml:space="preserve"> want to rename the directory</w:t>
      </w:r>
      <w:r>
        <w:t xml:space="preserve"> “Micro336”.</w:t>
      </w:r>
    </w:p>
    <w:p w14:paraId="7564BCDD" w14:textId="77777777" w:rsidR="002950A2" w:rsidRDefault="002950A2" w:rsidP="0078375C"/>
    <w:p w14:paraId="34861CF2" w14:textId="4E8D777A" w:rsidR="008F6FC5" w:rsidRDefault="008F6FC5" w:rsidP="0078375C">
      <w:r>
        <w:t>Next, read the README file</w:t>
      </w:r>
      <w:r w:rsidR="003F4F63">
        <w:t xml:space="preserve"> inside the data subdirectory,</w:t>
      </w:r>
      <w:r>
        <w:t xml:space="preserve"> so that you know what kind of data you are analyzing today. </w:t>
      </w:r>
    </w:p>
    <w:p w14:paraId="4F957F70" w14:textId="18113A3F" w:rsidR="008F6FC5" w:rsidRDefault="008F6FC5" w:rsidP="0078375C">
      <w:r>
        <w:t xml:space="preserve"> </w:t>
      </w:r>
    </w:p>
    <w:p w14:paraId="7A6874B5" w14:textId="066E9E4B" w:rsidR="0078375C" w:rsidRDefault="0078375C" w:rsidP="004037C2">
      <w:r>
        <w:t xml:space="preserve">Use Word or a text editor to open   </w:t>
      </w:r>
      <w:r w:rsidR="002950A2">
        <w:t>PE</w:t>
      </w:r>
      <w:r w:rsidR="00360F08">
        <w:t>-R1</w:t>
      </w:r>
      <w:r w:rsidR="007F71E8">
        <w:t>.fastq, which is in the subdirectory “data”.</w:t>
      </w:r>
    </w:p>
    <w:p w14:paraId="5832BA2C" w14:textId="77777777" w:rsidR="0078375C" w:rsidRDefault="0078375C" w:rsidP="004037C2"/>
    <w:p w14:paraId="2D1CFC8F" w14:textId="2DB9C30E" w:rsidR="0078375C" w:rsidRDefault="0078375C" w:rsidP="004037C2">
      <w:r>
        <w:t>You should see something that looks like this:</w:t>
      </w:r>
    </w:p>
    <w:p w14:paraId="5E2E3525" w14:textId="77777777" w:rsidR="0078375C" w:rsidRDefault="0078375C" w:rsidP="0078375C">
      <w:pPr>
        <w:rPr>
          <w:rFonts w:ascii="Menlo Regular" w:eastAsiaTheme="minorEastAsia" w:hAnsi="Menlo Regular" w:cs="Menlo Regular"/>
          <w:color w:val="000000"/>
        </w:rPr>
      </w:pPr>
    </w:p>
    <w:p w14:paraId="57906647"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@M02810</w:t>
      </w:r>
      <w:proofErr w:type="gramStart"/>
      <w:r w:rsidRPr="007D60E0">
        <w:rPr>
          <w:rFonts w:ascii="Courier" w:eastAsiaTheme="minorEastAsia" w:hAnsi="Courier" w:cs="Menlo Regular"/>
          <w:color w:val="000000"/>
          <w:sz w:val="20"/>
          <w:szCs w:val="20"/>
        </w:rPr>
        <w:t>:149:000000000</w:t>
      </w:r>
      <w:proofErr w:type="gramEnd"/>
      <w:r w:rsidRPr="007D60E0">
        <w:rPr>
          <w:rFonts w:ascii="Courier" w:eastAsiaTheme="minorEastAsia" w:hAnsi="Courier" w:cs="Menlo Regular"/>
          <w:color w:val="000000"/>
          <w:sz w:val="20"/>
          <w:szCs w:val="20"/>
        </w:rPr>
        <w:t>-APB17:1:1101:16793:1922 1:N:0:94</w:t>
      </w:r>
    </w:p>
    <w:p w14:paraId="59B0A8ED"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TGGGGAATATTGGACAATGGGGGGAACCCTGATCCAGCCATGCCGCGTGTGTGAAGAAGGCCTTATGGTTGTAAAGCACTTTAAGCGAGGAGGAGGCTACTTTAGTTAATACCTAGAGATAGTGGACGTTACTCGCAGAATAAGCACCGGCTAACTCTGTGCCAGCAGCCGCGGTAATACAGAGGGTGCGAGCGTTAATCGGATTTACTGGGCGTAAAGCGTGCGTAGGCGGCTTATTAAGTCGGATGTGA</w:t>
      </w:r>
    </w:p>
    <w:p w14:paraId="694D84F4"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w:t>
      </w:r>
    </w:p>
    <w:p w14:paraId="5DF28451" w14:textId="77777777" w:rsidR="0078375C" w:rsidRPr="007D60E0" w:rsidRDefault="0078375C" w:rsidP="004037C2">
      <w:pPr>
        <w:widowControl w:val="0"/>
        <w:shd w:val="clear" w:color="auto" w:fill="E0E0E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Courier" w:eastAsiaTheme="minorEastAsia" w:hAnsi="Courier" w:cs="Menlo Regular"/>
          <w:color w:val="000000"/>
          <w:sz w:val="20"/>
          <w:szCs w:val="20"/>
        </w:rPr>
      </w:pPr>
      <w:r w:rsidRPr="007D60E0">
        <w:rPr>
          <w:rFonts w:ascii="Courier" w:eastAsiaTheme="minorEastAsia" w:hAnsi="Courier" w:cs="Menlo Regular"/>
          <w:color w:val="000000"/>
          <w:sz w:val="20"/>
          <w:szCs w:val="20"/>
        </w:rPr>
        <w:t>CDDDDCCFFFFFGGGGGGGGGGGGGGGGGHHHHHHHHHGHHHHHGGGGGGHHHEHHHHFHHHHHHGHGHHGGGHHHHHHHHHHHHHGFGGCGGGGGGGGHHHHHHHHHHHHHHHHHHHHHHGGGGGGGGGGGGGGGGGGGGGGGGGGFF;&gt;B.0</w:t>
      </w:r>
      <w:proofErr w:type="gramStart"/>
      <w:r w:rsidRPr="007D60E0">
        <w:rPr>
          <w:rFonts w:ascii="Courier" w:eastAsiaTheme="minorEastAsia" w:hAnsi="Courier" w:cs="Menlo Regular"/>
          <w:color w:val="000000"/>
          <w:sz w:val="20"/>
          <w:szCs w:val="20"/>
        </w:rPr>
        <w:t>:BFFFFFFFE0AF</w:t>
      </w:r>
      <w:proofErr w:type="gramEnd"/>
      <w:r w:rsidRPr="007D60E0">
        <w:rPr>
          <w:rFonts w:ascii="Courier" w:eastAsiaTheme="minorEastAsia" w:hAnsi="Courier" w:cs="Menlo Regular"/>
          <w:color w:val="000000"/>
          <w:sz w:val="20"/>
          <w:szCs w:val="20"/>
        </w:rPr>
        <w:t>?/ACFFFFFFFB:BF0FEDDEFFD---AAA.BFEFFFF0:BB00.;BFFFFF0.:.A;:AFBFAFAFFBBFF0FFFFFFF;FEB</w:t>
      </w:r>
    </w:p>
    <w:p w14:paraId="192B6D1E" w14:textId="77777777" w:rsidR="0078375C" w:rsidRDefault="0078375C" w:rsidP="0078375C">
      <w:pPr>
        <w:rPr>
          <w:rFonts w:ascii="Menlo Regular" w:eastAsiaTheme="minorEastAsia" w:hAnsi="Menlo Regular" w:cs="Menlo Regular"/>
          <w:color w:val="000000"/>
        </w:rPr>
      </w:pPr>
    </w:p>
    <w:p w14:paraId="248B85B6" w14:textId="4730E660" w:rsidR="0078375C" w:rsidRDefault="0025568A" w:rsidP="004037C2">
      <w:r>
        <w:t xml:space="preserve">A </w:t>
      </w:r>
      <w:proofErr w:type="spellStart"/>
      <w:r>
        <w:t>fastq</w:t>
      </w:r>
      <w:proofErr w:type="spellEnd"/>
      <w:r>
        <w:t xml:space="preserve"> file contains sequence and sequence quality information for one or more samples. A </w:t>
      </w:r>
      <w:proofErr w:type="spellStart"/>
      <w:r>
        <w:t>fastq</w:t>
      </w:r>
      <w:proofErr w:type="spellEnd"/>
      <w:r>
        <w:t xml:space="preserve"> file may contain information for millions of reads. </w:t>
      </w:r>
      <w:proofErr w:type="spellStart"/>
      <w:r>
        <w:t>Fastq</w:t>
      </w:r>
      <w:proofErr w:type="spellEnd"/>
      <w:r>
        <w:t xml:space="preserve"> files are formatted as a series of four lines per read. </w:t>
      </w:r>
      <w:r w:rsidR="0078375C">
        <w:t xml:space="preserve">The first line (beginning with @) is the read identifier. The second line (TGGG…) is the actual </w:t>
      </w:r>
      <w:r w:rsidR="00B849AE">
        <w:t xml:space="preserve">DNA </w:t>
      </w:r>
      <w:r w:rsidR="0078375C">
        <w:t xml:space="preserve">sequence of the read. The third line (+) </w:t>
      </w:r>
      <w:r w:rsidR="00B849AE">
        <w:t>may contain additional information</w:t>
      </w:r>
      <w:r w:rsidR="0078375C">
        <w:t xml:space="preserve">. The fourth line (CDDD…) </w:t>
      </w:r>
      <w:r w:rsidR="00B849AE">
        <w:t xml:space="preserve">contains quality information for the read, but numbers have been encoded as ASCII characters </w:t>
      </w:r>
      <w:r>
        <w:t xml:space="preserve">instead of numbers </w:t>
      </w:r>
      <w:r w:rsidR="00B849AE">
        <w:t>to save space.</w:t>
      </w:r>
    </w:p>
    <w:p w14:paraId="39DDC7E7" w14:textId="77777777" w:rsidR="00D944B7" w:rsidRDefault="00D944B7" w:rsidP="004037C2"/>
    <w:p w14:paraId="2B8E791B" w14:textId="54614A66" w:rsidR="00D944B7" w:rsidRDefault="00D944B7" w:rsidP="00D944B7">
      <w:pPr>
        <w:pStyle w:val="Heading2"/>
      </w:pPr>
      <w:bookmarkStart w:id="1187" w:name="_Toc380999429"/>
      <w:r>
        <w:t>Installing the R package</w:t>
      </w:r>
      <w:r w:rsidR="004A0C37">
        <w:t>s</w:t>
      </w:r>
      <w:r>
        <w:t xml:space="preserve"> we will use today</w:t>
      </w:r>
      <w:bookmarkEnd w:id="1187"/>
    </w:p>
    <w:p w14:paraId="336FFFBA" w14:textId="77777777" w:rsidR="004A0C37" w:rsidRDefault="004A0C37" w:rsidP="004A0C37"/>
    <w:p w14:paraId="6AB23FC9" w14:textId="05E1009E" w:rsidR="004A0C37" w:rsidRDefault="004A0C37" w:rsidP="004A0C37">
      <w:r>
        <w:t>Many R packages are not included with the base installation. Today we will be using two packages that are not included, so we will need to install them.</w:t>
      </w:r>
      <w:r w:rsidR="00C8374A">
        <w:t xml:space="preserve"> To do this, you</w:t>
      </w:r>
      <w:r w:rsidR="00C71495">
        <w:t>r computer</w:t>
      </w:r>
      <w:r w:rsidR="00C8374A">
        <w:t xml:space="preserve"> </w:t>
      </w:r>
      <w:r w:rsidR="00C71495">
        <w:t>must</w:t>
      </w:r>
      <w:r w:rsidR="00C8374A">
        <w:t xml:space="preserve"> be connected to the </w:t>
      </w:r>
      <w:proofErr w:type="gramStart"/>
      <w:r w:rsidR="00C8374A">
        <w:t>internet</w:t>
      </w:r>
      <w:proofErr w:type="gramEnd"/>
      <w:r w:rsidR="00C8374A">
        <w:t>.</w:t>
      </w:r>
    </w:p>
    <w:p w14:paraId="07EC835F" w14:textId="77777777" w:rsidR="004A0C37" w:rsidRDefault="004A0C37" w:rsidP="004A0C37"/>
    <w:p w14:paraId="065DE3E5" w14:textId="24A24F77" w:rsidR="004A0C37" w:rsidRDefault="004A0C37" w:rsidP="004A0C37">
      <w:r>
        <w:t>To install these packages, type the following in your console:</w:t>
      </w:r>
    </w:p>
    <w:p w14:paraId="4947CDC0" w14:textId="77777777" w:rsidR="004A0C37" w:rsidRPr="00C8374A" w:rsidRDefault="004A0C37" w:rsidP="00C8374A">
      <w:pPr>
        <w:shd w:val="clear" w:color="auto" w:fill="E0E0E0"/>
        <w:rPr>
          <w:rFonts w:ascii="Courier" w:hAnsi="Courier"/>
          <w:sz w:val="20"/>
          <w:szCs w:val="20"/>
        </w:rPr>
      </w:pPr>
      <w:proofErr w:type="gramStart"/>
      <w:r w:rsidRPr="00C8374A">
        <w:rPr>
          <w:rFonts w:ascii="Courier" w:hAnsi="Courier"/>
          <w:sz w:val="20"/>
          <w:szCs w:val="20"/>
        </w:rPr>
        <w:t>source</w:t>
      </w:r>
      <w:proofErr w:type="gramEnd"/>
      <w:r w:rsidRPr="00C8374A">
        <w:rPr>
          <w:rFonts w:ascii="Courier" w:hAnsi="Courier"/>
          <w:sz w:val="20"/>
          <w:szCs w:val="20"/>
        </w:rPr>
        <w:t>('http://bioconductor.org/</w:t>
      </w:r>
      <w:proofErr w:type="spellStart"/>
      <w:r w:rsidRPr="00C8374A">
        <w:rPr>
          <w:rFonts w:ascii="Courier" w:hAnsi="Courier"/>
          <w:sz w:val="20"/>
          <w:szCs w:val="20"/>
        </w:rPr>
        <w:t>biocLite.R</w:t>
      </w:r>
      <w:proofErr w:type="spellEnd"/>
      <w:r w:rsidRPr="00C8374A">
        <w:rPr>
          <w:rFonts w:ascii="Courier" w:hAnsi="Courier"/>
          <w:sz w:val="20"/>
          <w:szCs w:val="20"/>
        </w:rPr>
        <w:t>')</w:t>
      </w:r>
    </w:p>
    <w:p w14:paraId="5AFC85B5" w14:textId="279100F6" w:rsidR="004A0C37" w:rsidRPr="00C8374A" w:rsidRDefault="004A0C37" w:rsidP="00C8374A">
      <w:pPr>
        <w:shd w:val="clear" w:color="auto" w:fill="E0E0E0"/>
        <w:rPr>
          <w:rFonts w:ascii="Courier" w:hAnsi="Courier"/>
          <w:sz w:val="20"/>
          <w:szCs w:val="20"/>
        </w:rPr>
      </w:pPr>
      <w:proofErr w:type="spellStart"/>
      <w:proofErr w:type="gramStart"/>
      <w:r w:rsidRPr="00C8374A">
        <w:rPr>
          <w:rFonts w:ascii="Courier" w:hAnsi="Courier"/>
          <w:sz w:val="20"/>
          <w:szCs w:val="20"/>
        </w:rPr>
        <w:t>biocLite</w:t>
      </w:r>
      <w:proofErr w:type="spellEnd"/>
      <w:proofErr w:type="gramEnd"/>
      <w:r w:rsidRPr="00C8374A">
        <w:rPr>
          <w:rFonts w:ascii="Courier" w:hAnsi="Courier"/>
          <w:sz w:val="20"/>
          <w:szCs w:val="20"/>
        </w:rPr>
        <w:t>('</w:t>
      </w:r>
      <w:proofErr w:type="spellStart"/>
      <w:r w:rsidRPr="00C8374A">
        <w:rPr>
          <w:rFonts w:ascii="Courier" w:hAnsi="Courier"/>
          <w:sz w:val="20"/>
          <w:szCs w:val="20"/>
        </w:rPr>
        <w:t>phyloseq</w:t>
      </w:r>
      <w:proofErr w:type="spellEnd"/>
      <w:r w:rsidRPr="00C8374A">
        <w:rPr>
          <w:rFonts w:ascii="Courier" w:hAnsi="Courier"/>
          <w:sz w:val="20"/>
          <w:szCs w:val="20"/>
        </w:rPr>
        <w:t>', ‘dada2’</w:t>
      </w:r>
      <w:r w:rsidR="007D0405">
        <w:rPr>
          <w:rFonts w:ascii="Courier" w:hAnsi="Courier"/>
          <w:sz w:val="20"/>
          <w:szCs w:val="20"/>
        </w:rPr>
        <w:t>, ‘</w:t>
      </w:r>
      <w:proofErr w:type="spellStart"/>
      <w:r w:rsidR="002A53D2">
        <w:rPr>
          <w:rFonts w:ascii="Courier" w:hAnsi="Courier"/>
          <w:sz w:val="20"/>
          <w:szCs w:val="20"/>
        </w:rPr>
        <w:t>Rq</w:t>
      </w:r>
      <w:r w:rsidR="007D0405">
        <w:rPr>
          <w:rFonts w:ascii="Courier" w:hAnsi="Courier"/>
          <w:sz w:val="20"/>
          <w:szCs w:val="20"/>
        </w:rPr>
        <w:t>c</w:t>
      </w:r>
      <w:proofErr w:type="spellEnd"/>
      <w:r w:rsidR="007D0405">
        <w:rPr>
          <w:rFonts w:ascii="Courier" w:hAnsi="Courier"/>
          <w:sz w:val="20"/>
          <w:szCs w:val="20"/>
        </w:rPr>
        <w:t>’</w:t>
      </w:r>
      <w:r w:rsidRPr="00C8374A">
        <w:rPr>
          <w:rFonts w:ascii="Courier" w:hAnsi="Courier"/>
          <w:sz w:val="20"/>
          <w:szCs w:val="20"/>
        </w:rPr>
        <w:t>)</w:t>
      </w:r>
    </w:p>
    <w:p w14:paraId="0C4AC5AF" w14:textId="77777777" w:rsidR="00D944B7" w:rsidRDefault="00D944B7" w:rsidP="004037C2"/>
    <w:p w14:paraId="22CB2568" w14:textId="621E45B0" w:rsidR="00185D6F" w:rsidRDefault="00185D6F" w:rsidP="004037C2">
      <w:r>
        <w:t>You will then see a lot of text while these packages are downloading. If it asks to download other required packages, choose “y” for yes. If you are successful, you should be able to enter the following in your R markdowns or the console without error messages.</w:t>
      </w:r>
    </w:p>
    <w:p w14:paraId="64C12E68" w14:textId="77777777" w:rsidR="00185D6F" w:rsidRDefault="00185D6F" w:rsidP="004037C2"/>
    <w:p w14:paraId="6A7755F7" w14:textId="1CEC84A3" w:rsidR="00185D6F" w:rsidRDefault="00185D6F"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w:t>
      </w:r>
      <w:proofErr w:type="spellStart"/>
      <w:r>
        <w:rPr>
          <w:rFonts w:ascii="Courier" w:hAnsi="Courier"/>
          <w:sz w:val="20"/>
          <w:szCs w:val="20"/>
        </w:rPr>
        <w:t>phyloseq</w:t>
      </w:r>
      <w:proofErr w:type="spellEnd"/>
      <w:r>
        <w:rPr>
          <w:rFonts w:ascii="Courier" w:hAnsi="Courier"/>
          <w:sz w:val="20"/>
          <w:szCs w:val="20"/>
        </w:rPr>
        <w:t>)</w:t>
      </w:r>
    </w:p>
    <w:p w14:paraId="38A92B78" w14:textId="4CF574A8" w:rsidR="00185D6F" w:rsidRDefault="00185D6F"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(dada2)</w:t>
      </w:r>
    </w:p>
    <w:p w14:paraId="732AA461" w14:textId="79B74E7A" w:rsidR="00E71936" w:rsidRPr="00C8374A" w:rsidRDefault="00E71936" w:rsidP="00185D6F">
      <w:pPr>
        <w:shd w:val="clear" w:color="auto" w:fill="E0E0E0"/>
        <w:rPr>
          <w:rFonts w:ascii="Courier" w:hAnsi="Courier"/>
          <w:sz w:val="20"/>
          <w:szCs w:val="20"/>
        </w:rPr>
      </w:pPr>
      <w:proofErr w:type="gramStart"/>
      <w:r>
        <w:rPr>
          <w:rFonts w:ascii="Courier" w:hAnsi="Courier"/>
          <w:sz w:val="20"/>
          <w:szCs w:val="20"/>
        </w:rPr>
        <w:t>library</w:t>
      </w:r>
      <w:proofErr w:type="gramEnd"/>
      <w:r>
        <w:rPr>
          <w:rFonts w:ascii="Courier" w:hAnsi="Courier"/>
          <w:sz w:val="20"/>
          <w:szCs w:val="20"/>
        </w:rPr>
        <w:t>(</w:t>
      </w:r>
      <w:proofErr w:type="spellStart"/>
      <w:r>
        <w:rPr>
          <w:rFonts w:ascii="Courier" w:hAnsi="Courier"/>
          <w:sz w:val="20"/>
          <w:szCs w:val="20"/>
        </w:rPr>
        <w:t>R</w:t>
      </w:r>
      <w:r w:rsidR="002A53D2">
        <w:rPr>
          <w:rFonts w:ascii="Courier" w:hAnsi="Courier"/>
          <w:sz w:val="20"/>
          <w:szCs w:val="20"/>
        </w:rPr>
        <w:t>q</w:t>
      </w:r>
      <w:r>
        <w:rPr>
          <w:rFonts w:ascii="Courier" w:hAnsi="Courier"/>
          <w:sz w:val="20"/>
          <w:szCs w:val="20"/>
        </w:rPr>
        <w:t>c</w:t>
      </w:r>
      <w:proofErr w:type="spellEnd"/>
      <w:r>
        <w:rPr>
          <w:rFonts w:ascii="Courier" w:hAnsi="Courier"/>
          <w:sz w:val="20"/>
          <w:szCs w:val="20"/>
        </w:rPr>
        <w:t>)</w:t>
      </w:r>
    </w:p>
    <w:p w14:paraId="2C890D66" w14:textId="77777777" w:rsidR="0078375C" w:rsidRDefault="0078375C" w:rsidP="00ED3034">
      <w:pPr>
        <w:rPr>
          <w:b/>
        </w:rPr>
      </w:pPr>
    </w:p>
    <w:p w14:paraId="15BED8CB" w14:textId="77777777" w:rsidR="00AE554D" w:rsidRDefault="00927858" w:rsidP="00AE554D">
      <w:r>
        <w:t xml:space="preserve">Once you have downloaded the packages, you will not have to download them with </w:t>
      </w:r>
      <w:proofErr w:type="spellStart"/>
      <w:r>
        <w:t>biocLite</w:t>
      </w:r>
      <w:proofErr w:type="spellEnd"/>
      <w:r>
        <w:t xml:space="preserve"> anymore, but you will need to reload them with the “library” function </w:t>
      </w:r>
      <w:r w:rsidR="00AE554D">
        <w:t>before using them in a new R session.</w:t>
      </w:r>
    </w:p>
    <w:p w14:paraId="03FC111A" w14:textId="77777777" w:rsidR="00AE554D" w:rsidRDefault="00AE554D" w:rsidP="00AE554D"/>
    <w:p w14:paraId="608A3DBD" w14:textId="558FAD66" w:rsidR="00E62AD5" w:rsidRDefault="00E62AD5" w:rsidP="00840AEF">
      <w:pPr>
        <w:pStyle w:val="Heading2"/>
      </w:pPr>
      <w:bookmarkStart w:id="1188" w:name="_Toc380999430"/>
      <w:r>
        <w:t>Assessing quality of sequencing data</w:t>
      </w:r>
      <w:bookmarkEnd w:id="1188"/>
    </w:p>
    <w:p w14:paraId="0286C5F3" w14:textId="613EA7C6" w:rsidR="003B72A9" w:rsidRDefault="003B72A9" w:rsidP="003B72A9">
      <w:r>
        <w:t xml:space="preserve">Before running the next piece of code, you may want to read the Appendix section on </w:t>
      </w:r>
      <w:hyperlink w:anchor="_The_Working_Directory" w:history="1">
        <w:r w:rsidRPr="003B72A9">
          <w:rPr>
            <w:rStyle w:val="Hyperlink"/>
          </w:rPr>
          <w:t>working directories</w:t>
        </w:r>
      </w:hyperlink>
      <w:r>
        <w:t xml:space="preserve">. </w:t>
      </w:r>
      <w:r w:rsidR="00AC3657">
        <w:t xml:space="preserve"> This will help you understand how to point R to the correct directories where </w:t>
      </w:r>
      <w:hyperlink w:anchor="_Downloading_the_data" w:history="1">
        <w:r w:rsidR="0088561D" w:rsidRPr="0088561D">
          <w:rPr>
            <w:rStyle w:val="Hyperlink"/>
          </w:rPr>
          <w:t xml:space="preserve">today’s </w:t>
        </w:r>
        <w:r w:rsidR="00AC3657" w:rsidRPr="0088561D">
          <w:rPr>
            <w:rStyle w:val="Hyperlink"/>
          </w:rPr>
          <w:t>data</w:t>
        </w:r>
      </w:hyperlink>
      <w:r w:rsidR="00AC3657">
        <w:t xml:space="preserve"> is downloaded on your computer.</w:t>
      </w:r>
    </w:p>
    <w:p w14:paraId="07649B6D" w14:textId="77777777" w:rsidR="003B72A9" w:rsidRPr="003B72A9" w:rsidRDefault="003B72A9" w:rsidP="003B72A9"/>
    <w:p w14:paraId="0193D55E" w14:textId="77777777" w:rsidR="00435BE4" w:rsidRDefault="00435BE4" w:rsidP="007B4F67">
      <w:pPr>
        <w:shd w:val="clear" w:color="auto" w:fill="E6E6E6"/>
      </w:pPr>
    </w:p>
    <w:p w14:paraId="76C9B2D6" w14:textId="7A08A6FD" w:rsidR="00F11F8A" w:rsidRDefault="00F11F8A" w:rsidP="007B4F67">
      <w:pPr>
        <w:shd w:val="clear" w:color="auto" w:fill="E6E6E6"/>
        <w:rPr>
          <w:rFonts w:ascii="Courier" w:hAnsi="Courier"/>
          <w:sz w:val="20"/>
          <w:szCs w:val="20"/>
        </w:rPr>
      </w:pPr>
      <w:r w:rsidRPr="00435BE4">
        <w:rPr>
          <w:rFonts w:ascii="Courier" w:hAnsi="Courier"/>
          <w:sz w:val="20"/>
          <w:szCs w:val="20"/>
        </w:rPr>
        <w:t xml:space="preserve"># </w:t>
      </w:r>
      <w:r>
        <w:rPr>
          <w:rFonts w:ascii="Courier" w:hAnsi="Courier"/>
          <w:sz w:val="20"/>
          <w:szCs w:val="20"/>
        </w:rPr>
        <w:t>First, change our path to the</w:t>
      </w:r>
      <w:r w:rsidRPr="00435BE4">
        <w:rPr>
          <w:rFonts w:ascii="Courier" w:hAnsi="Courier"/>
          <w:sz w:val="20"/>
          <w:szCs w:val="20"/>
        </w:rPr>
        <w:t xml:space="preserve"> directory containing </w:t>
      </w:r>
      <w:r>
        <w:rPr>
          <w:rFonts w:ascii="Courier" w:hAnsi="Courier"/>
          <w:sz w:val="20"/>
          <w:szCs w:val="20"/>
        </w:rPr>
        <w:t xml:space="preserve">the </w:t>
      </w:r>
      <w:proofErr w:type="spellStart"/>
      <w:r>
        <w:rPr>
          <w:rFonts w:ascii="Courier" w:hAnsi="Courier"/>
          <w:sz w:val="20"/>
          <w:szCs w:val="20"/>
        </w:rPr>
        <w:t>fastq</w:t>
      </w:r>
      <w:proofErr w:type="spellEnd"/>
      <w:r>
        <w:rPr>
          <w:rFonts w:ascii="Courier" w:hAnsi="Courier"/>
          <w:sz w:val="20"/>
          <w:szCs w:val="20"/>
        </w:rPr>
        <w:t xml:space="preserve"> files after unzipping so R can find these files</w:t>
      </w:r>
    </w:p>
    <w:p w14:paraId="2308A541" w14:textId="77777777" w:rsidR="00F11F8A" w:rsidRDefault="00F11F8A" w:rsidP="007B4F67">
      <w:pPr>
        <w:shd w:val="clear" w:color="auto" w:fill="E6E6E6"/>
        <w:rPr>
          <w:rFonts w:ascii="Courier" w:hAnsi="Courier"/>
          <w:sz w:val="20"/>
          <w:szCs w:val="20"/>
        </w:rPr>
      </w:pPr>
    </w:p>
    <w:p w14:paraId="1BD71112" w14:textId="67A31782" w:rsidR="00435BE4" w:rsidRDefault="00435BE4" w:rsidP="007B4F67">
      <w:pPr>
        <w:shd w:val="clear" w:color="auto" w:fill="E6E6E6"/>
        <w:rPr>
          <w:rFonts w:ascii="Courier" w:hAnsi="Courier"/>
          <w:sz w:val="20"/>
          <w:szCs w:val="20"/>
        </w:rPr>
      </w:pPr>
      <w:proofErr w:type="gramStart"/>
      <w:r w:rsidRPr="00435BE4">
        <w:rPr>
          <w:rFonts w:ascii="Courier" w:hAnsi="Courier"/>
          <w:sz w:val="20"/>
          <w:szCs w:val="20"/>
        </w:rPr>
        <w:t>path</w:t>
      </w:r>
      <w:proofErr w:type="gramEnd"/>
      <w:r w:rsidRPr="00435BE4">
        <w:rPr>
          <w:rFonts w:ascii="Courier" w:hAnsi="Courier"/>
          <w:sz w:val="20"/>
          <w:szCs w:val="20"/>
        </w:rPr>
        <w:t xml:space="preserve"> &lt;- "~/micro336/data" </w:t>
      </w:r>
    </w:p>
    <w:p w14:paraId="38FB1EDD" w14:textId="77777777" w:rsidR="00F11F8A" w:rsidRPr="00435BE4" w:rsidRDefault="00F11F8A" w:rsidP="007B4F67">
      <w:pPr>
        <w:shd w:val="clear" w:color="auto" w:fill="E6E6E6"/>
        <w:rPr>
          <w:rFonts w:ascii="Courier" w:hAnsi="Courier"/>
          <w:sz w:val="20"/>
          <w:szCs w:val="20"/>
        </w:rPr>
      </w:pPr>
    </w:p>
    <w:p w14:paraId="2E5BA0F4" w14:textId="6F20B7C8" w:rsidR="00E3071E" w:rsidRDefault="00E3071E" w:rsidP="007B4F67">
      <w:pPr>
        <w:shd w:val="clear" w:color="auto" w:fill="E6E6E6"/>
        <w:rPr>
          <w:rFonts w:ascii="Courier" w:hAnsi="Courier"/>
          <w:sz w:val="20"/>
          <w:szCs w:val="20"/>
        </w:rPr>
      </w:pPr>
      <w:r>
        <w:rPr>
          <w:rFonts w:ascii="Courier" w:hAnsi="Courier"/>
          <w:sz w:val="20"/>
          <w:szCs w:val="20"/>
        </w:rPr>
        <w:t xml:space="preserve">#If I did this correctly, running the next command should show me the list of files in the </w:t>
      </w:r>
      <w:r w:rsidR="00B91C46">
        <w:rPr>
          <w:rFonts w:ascii="Courier" w:hAnsi="Courier"/>
          <w:sz w:val="20"/>
          <w:szCs w:val="20"/>
        </w:rPr>
        <w:t>data folder that I downloaded at the beginning of class</w:t>
      </w:r>
      <w:r>
        <w:rPr>
          <w:rFonts w:ascii="Courier" w:hAnsi="Courier"/>
          <w:sz w:val="20"/>
          <w:szCs w:val="20"/>
        </w:rPr>
        <w:t xml:space="preserve"> </w:t>
      </w:r>
    </w:p>
    <w:p w14:paraId="14DBCDF1" w14:textId="77777777" w:rsidR="00F11F8A" w:rsidRDefault="00F11F8A" w:rsidP="007B4F67">
      <w:pPr>
        <w:shd w:val="clear" w:color="auto" w:fill="E6E6E6"/>
        <w:rPr>
          <w:rFonts w:ascii="Courier" w:hAnsi="Courier"/>
          <w:sz w:val="20"/>
          <w:szCs w:val="20"/>
        </w:rPr>
      </w:pPr>
    </w:p>
    <w:p w14:paraId="24B6AAFE" w14:textId="77777777" w:rsid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list.files</w:t>
      </w:r>
      <w:proofErr w:type="spellEnd"/>
      <w:proofErr w:type="gramEnd"/>
      <w:r w:rsidRPr="00435BE4">
        <w:rPr>
          <w:rFonts w:ascii="Courier" w:hAnsi="Courier"/>
          <w:sz w:val="20"/>
          <w:szCs w:val="20"/>
        </w:rPr>
        <w:t>(path)</w:t>
      </w:r>
    </w:p>
    <w:p w14:paraId="68F32E8C" w14:textId="77777777" w:rsidR="007B4F67" w:rsidRDefault="007B4F67" w:rsidP="007B4F67">
      <w:pPr>
        <w:shd w:val="clear" w:color="auto" w:fill="E6E6E6"/>
        <w:rPr>
          <w:rFonts w:ascii="Courier" w:hAnsi="Courier"/>
          <w:sz w:val="20"/>
          <w:szCs w:val="20"/>
        </w:rPr>
      </w:pPr>
    </w:p>
    <w:p w14:paraId="544D9EC7" w14:textId="10051DF0" w:rsidR="007B4F67" w:rsidRDefault="001B573D" w:rsidP="007B4F67">
      <w:pPr>
        <w:shd w:val="clear" w:color="auto" w:fill="E6E6E6"/>
        <w:rPr>
          <w:rFonts w:ascii="Courier" w:hAnsi="Courier"/>
          <w:sz w:val="20"/>
          <w:szCs w:val="20"/>
        </w:rPr>
      </w:pPr>
      <w:proofErr w:type="spellStart"/>
      <w:proofErr w:type="gramStart"/>
      <w:r>
        <w:rPr>
          <w:rFonts w:ascii="Courier" w:hAnsi="Courier"/>
          <w:sz w:val="20"/>
          <w:szCs w:val="20"/>
        </w:rPr>
        <w:t>qa</w:t>
      </w:r>
      <w:proofErr w:type="spellEnd"/>
      <w:proofErr w:type="gramEnd"/>
      <w:r>
        <w:rPr>
          <w:rFonts w:ascii="Courier" w:hAnsi="Courier"/>
          <w:sz w:val="20"/>
          <w:szCs w:val="20"/>
        </w:rPr>
        <w:t>&lt;-</w:t>
      </w:r>
      <w:proofErr w:type="spellStart"/>
      <w:r w:rsidR="007B4F67">
        <w:rPr>
          <w:rFonts w:ascii="Courier" w:hAnsi="Courier"/>
          <w:sz w:val="20"/>
          <w:szCs w:val="20"/>
        </w:rPr>
        <w:t>rqc</w:t>
      </w:r>
      <w:proofErr w:type="spellEnd"/>
      <w:r w:rsidR="007B4F67">
        <w:rPr>
          <w:rFonts w:ascii="Courier" w:hAnsi="Courier"/>
          <w:sz w:val="20"/>
          <w:szCs w:val="20"/>
        </w:rPr>
        <w:t>(path</w:t>
      </w:r>
      <w:r>
        <w:rPr>
          <w:rFonts w:ascii="Courier" w:hAnsi="Courier"/>
          <w:sz w:val="20"/>
          <w:szCs w:val="20"/>
        </w:rPr>
        <w:t>, pattern=”.fq.gz”</w:t>
      </w:r>
      <w:r w:rsidR="007B4F67">
        <w:rPr>
          <w:rFonts w:ascii="Courier" w:hAnsi="Courier"/>
          <w:sz w:val="20"/>
          <w:szCs w:val="20"/>
        </w:rPr>
        <w:t>)</w:t>
      </w:r>
    </w:p>
    <w:p w14:paraId="40D1240A" w14:textId="77777777" w:rsidR="007B4F67" w:rsidRDefault="007B4F67" w:rsidP="007B4F67">
      <w:pPr>
        <w:rPr>
          <w:rFonts w:ascii="Courier" w:hAnsi="Courier"/>
          <w:sz w:val="20"/>
          <w:szCs w:val="20"/>
        </w:rPr>
      </w:pPr>
    </w:p>
    <w:p w14:paraId="3A80D1E6" w14:textId="6B66C620" w:rsidR="002A0ABC" w:rsidRPr="002A0ABC" w:rsidRDefault="007B4F67" w:rsidP="002A0ABC">
      <w:pPr>
        <w:rPr>
          <w:rFonts w:eastAsiaTheme="minorEastAsia" w:cs="Arial"/>
          <w:b/>
          <w:color w:val="000000"/>
        </w:rPr>
      </w:pPr>
      <w:r w:rsidRPr="002A0ABC">
        <w:rPr>
          <w:rFonts w:cs="Arial"/>
        </w:rPr>
        <w:t>The command ‘</w:t>
      </w:r>
      <w:proofErr w:type="spellStart"/>
      <w:r w:rsidRPr="002A0ABC">
        <w:rPr>
          <w:rFonts w:cs="Arial"/>
        </w:rPr>
        <w:t>rqc</w:t>
      </w:r>
      <w:proofErr w:type="spellEnd"/>
      <w:r w:rsidRPr="002A0ABC">
        <w:rPr>
          <w:rFonts w:cs="Arial"/>
        </w:rPr>
        <w:t xml:space="preserve">’ will generate a read quality control report, which should pop up in a browser. Please use this quality report to answer the following questions. </w:t>
      </w:r>
      <w:r w:rsidR="002A0ABC" w:rsidRPr="002A0ABC">
        <w:rPr>
          <w:rFonts w:eastAsiaTheme="minorEastAsia" w:cs="Arial"/>
          <w:b/>
          <w:color w:val="000000"/>
        </w:rPr>
        <w:t>Type your answers next to the questions in this week’s RMD</w:t>
      </w:r>
      <w:r w:rsidR="002A0ABC" w:rsidRPr="002A0ABC">
        <w:rPr>
          <w:rFonts w:eastAsiaTheme="minorEastAsia" w:cs="Arial"/>
          <w:color w:val="000000"/>
        </w:rPr>
        <w:t>, using the provided template.</w:t>
      </w:r>
    </w:p>
    <w:p w14:paraId="7B014595" w14:textId="77777777" w:rsidR="002A0ABC" w:rsidRPr="00C93F6E" w:rsidRDefault="002A0ABC" w:rsidP="002A0ABC">
      <w:pPr>
        <w:rPr>
          <w:rFonts w:eastAsiaTheme="minorEastAsia" w:cs="Arial"/>
          <w:color w:val="000000"/>
        </w:rPr>
      </w:pPr>
    </w:p>
    <w:p w14:paraId="424C82CA" w14:textId="77777777" w:rsidR="006C349D"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 xml:space="preserve">Most Illumina sequencing runs for 16S </w:t>
      </w:r>
      <w:proofErr w:type="spellStart"/>
      <w:r w:rsidRPr="00C93F6E">
        <w:rPr>
          <w:rFonts w:eastAsiaTheme="minorEastAsia" w:cs="Arial"/>
          <w:color w:val="000000"/>
        </w:rPr>
        <w:t>rRNA</w:t>
      </w:r>
      <w:proofErr w:type="spellEnd"/>
      <w:r w:rsidRPr="00C93F6E">
        <w:rPr>
          <w:rFonts w:eastAsiaTheme="minorEastAsia" w:cs="Arial"/>
          <w:color w:val="000000"/>
        </w:rPr>
        <w:t xml:space="preserve"> are either 150 </w:t>
      </w:r>
      <w:proofErr w:type="spellStart"/>
      <w:r w:rsidRPr="00C93F6E">
        <w:rPr>
          <w:rFonts w:eastAsiaTheme="minorEastAsia" w:cs="Arial"/>
          <w:color w:val="000000"/>
        </w:rPr>
        <w:t>bp</w:t>
      </w:r>
      <w:proofErr w:type="spellEnd"/>
      <w:r w:rsidRPr="00C93F6E">
        <w:rPr>
          <w:rFonts w:eastAsiaTheme="minorEastAsia" w:cs="Arial"/>
          <w:color w:val="000000"/>
        </w:rPr>
        <w:t xml:space="preserve"> x 2, 250 </w:t>
      </w:r>
      <w:proofErr w:type="spellStart"/>
      <w:r w:rsidRPr="00C93F6E">
        <w:rPr>
          <w:rFonts w:eastAsiaTheme="minorEastAsia" w:cs="Arial"/>
          <w:color w:val="000000"/>
        </w:rPr>
        <w:t>bp</w:t>
      </w:r>
      <w:proofErr w:type="spellEnd"/>
      <w:r w:rsidRPr="00C93F6E">
        <w:rPr>
          <w:rFonts w:eastAsiaTheme="minorEastAsia" w:cs="Arial"/>
          <w:color w:val="000000"/>
        </w:rPr>
        <w:t xml:space="preserve"> x 2, or 300 </w:t>
      </w:r>
      <w:proofErr w:type="spellStart"/>
      <w:r w:rsidRPr="00C93F6E">
        <w:rPr>
          <w:rFonts w:eastAsiaTheme="minorEastAsia" w:cs="Arial"/>
          <w:color w:val="000000"/>
        </w:rPr>
        <w:t>bp</w:t>
      </w:r>
      <w:proofErr w:type="spellEnd"/>
      <w:r w:rsidRPr="00C93F6E">
        <w:rPr>
          <w:rFonts w:eastAsiaTheme="minorEastAsia" w:cs="Arial"/>
          <w:color w:val="000000"/>
        </w:rPr>
        <w:t xml:space="preserve"> x 2 paired ends. What is the length of paired end reads used for this Illumina run?</w:t>
      </w:r>
      <w:r w:rsidR="006F327C">
        <w:rPr>
          <w:rFonts w:eastAsiaTheme="minorEastAsia" w:cs="Arial"/>
          <w:color w:val="000000"/>
        </w:rPr>
        <w:t xml:space="preserve"> (</w:t>
      </w:r>
      <w:r w:rsidR="006F327C" w:rsidRPr="006F327C">
        <w:rPr>
          <w:rFonts w:eastAsiaTheme="minorEastAsia" w:cs="Arial"/>
          <w:b/>
          <w:color w:val="000000"/>
        </w:rPr>
        <w:t>Hint: check the “Read Length Distribution” plots</w:t>
      </w:r>
      <w:r w:rsidR="006F327C">
        <w:rPr>
          <w:rFonts w:eastAsiaTheme="minorEastAsia" w:cs="Arial"/>
          <w:color w:val="000000"/>
        </w:rPr>
        <w:t>).</w:t>
      </w:r>
    </w:p>
    <w:p w14:paraId="35A1D0D4" w14:textId="3BC48118" w:rsidR="002A0ABC" w:rsidRPr="006C349D" w:rsidRDefault="002A0ABC" w:rsidP="007810D4">
      <w:pPr>
        <w:pStyle w:val="ListParagraph"/>
        <w:numPr>
          <w:ilvl w:val="0"/>
          <w:numId w:val="19"/>
        </w:numPr>
        <w:rPr>
          <w:rFonts w:eastAsiaTheme="minorEastAsia" w:cs="Arial"/>
          <w:color w:val="000000"/>
        </w:rPr>
      </w:pPr>
      <w:r w:rsidRPr="006C349D">
        <w:rPr>
          <w:rFonts w:eastAsiaTheme="minorEastAsia" w:cs="Arial"/>
          <w:color w:val="000000"/>
        </w:rPr>
        <w:t xml:space="preserve">Approximately what is the </w:t>
      </w:r>
      <w:r w:rsidR="006C349D" w:rsidRPr="006C349D">
        <w:rPr>
          <w:rFonts w:eastAsiaTheme="minorEastAsia" w:cs="Arial"/>
          <w:color w:val="000000"/>
        </w:rPr>
        <w:t>mean</w:t>
      </w:r>
      <w:r w:rsidRPr="006C349D">
        <w:rPr>
          <w:rFonts w:eastAsiaTheme="minorEastAsia" w:cs="Arial"/>
          <w:color w:val="000000"/>
        </w:rPr>
        <w:t xml:space="preserve"> read quality and quality range at the end of read1 in the </w:t>
      </w:r>
      <w:r w:rsidRPr="006C349D">
        <w:rPr>
          <w:rFonts w:eastAsiaTheme="minorEastAsia" w:cs="Arial"/>
          <w:color w:val="000000"/>
          <w:u w:val="single"/>
        </w:rPr>
        <w:t>raw</w:t>
      </w:r>
      <w:r w:rsidRPr="006C349D">
        <w:rPr>
          <w:rFonts w:eastAsiaTheme="minorEastAsia" w:cs="Arial"/>
          <w:color w:val="000000"/>
        </w:rPr>
        <w:t xml:space="preserve"> data?</w:t>
      </w:r>
      <w:r w:rsidR="006C349D" w:rsidRPr="006C349D">
        <w:rPr>
          <w:rFonts w:eastAsiaTheme="minorEastAsia" w:cs="Arial"/>
          <w:color w:val="000000"/>
        </w:rPr>
        <w:t xml:space="preserve"> (</w:t>
      </w:r>
      <w:r w:rsidR="006C349D" w:rsidRPr="006C349D">
        <w:rPr>
          <w:rFonts w:eastAsiaTheme="minorEastAsia" w:cs="Arial"/>
          <w:b/>
          <w:color w:val="000000"/>
        </w:rPr>
        <w:t>Hint – check “</w:t>
      </w:r>
      <w:r w:rsidR="006C349D" w:rsidRPr="006C349D">
        <w:rPr>
          <w:rFonts w:eastAsia="Times New Roman" w:cs="Times New Roman"/>
          <w:b/>
        </w:rPr>
        <w:t>Per Read Mean Quality Distribution of Files”</w:t>
      </w:r>
      <w:r w:rsidR="006C349D">
        <w:rPr>
          <w:rFonts w:eastAsia="Times New Roman" w:cs="Times New Roman"/>
        </w:rPr>
        <w:t>)</w:t>
      </w:r>
    </w:p>
    <w:p w14:paraId="1BD52EDB" w14:textId="7C873D3A" w:rsidR="002A0ABC" w:rsidRPr="00C93F6E"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 xml:space="preserve">Approximately what is the </w:t>
      </w:r>
      <w:r w:rsidR="006C349D">
        <w:rPr>
          <w:rFonts w:eastAsiaTheme="minorEastAsia" w:cs="Arial"/>
          <w:color w:val="000000"/>
        </w:rPr>
        <w:t>mean</w:t>
      </w:r>
      <w:r w:rsidRPr="00C93F6E">
        <w:rPr>
          <w:rFonts w:eastAsiaTheme="minorEastAsia" w:cs="Arial"/>
          <w:color w:val="000000"/>
        </w:rPr>
        <w:t xml:space="preserve"> read quality and quality range at the end of read2 in the </w:t>
      </w:r>
      <w:r w:rsidRPr="006C349D">
        <w:rPr>
          <w:rFonts w:eastAsiaTheme="minorEastAsia" w:cs="Arial"/>
          <w:color w:val="000000"/>
          <w:u w:val="single"/>
        </w:rPr>
        <w:t xml:space="preserve">raw </w:t>
      </w:r>
      <w:r w:rsidRPr="00C93F6E">
        <w:rPr>
          <w:rFonts w:eastAsiaTheme="minorEastAsia" w:cs="Arial"/>
          <w:color w:val="000000"/>
        </w:rPr>
        <w:t>data?</w:t>
      </w:r>
    </w:p>
    <w:p w14:paraId="5C73593B" w14:textId="77777777" w:rsidR="002A0ABC" w:rsidRPr="00C93F6E"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What is different about the quality of read1 and read2 in the raw data?</w:t>
      </w:r>
    </w:p>
    <w:p w14:paraId="503305D3" w14:textId="77777777" w:rsidR="002A0ABC" w:rsidRPr="00C93F6E"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 xml:space="preserve">Given that higher read quality indicates a lower sequencing error rate, does read1 or read2 in the </w:t>
      </w:r>
      <w:r w:rsidRPr="00E32624">
        <w:rPr>
          <w:rFonts w:eastAsiaTheme="minorEastAsia" w:cs="Arial"/>
          <w:color w:val="000000"/>
          <w:u w:val="single"/>
        </w:rPr>
        <w:t>raw</w:t>
      </w:r>
      <w:r w:rsidRPr="00C93F6E">
        <w:rPr>
          <w:rFonts w:eastAsiaTheme="minorEastAsia" w:cs="Arial"/>
          <w:color w:val="000000"/>
        </w:rPr>
        <w:t xml:space="preserve"> data have a higher error rate?</w:t>
      </w:r>
    </w:p>
    <w:p w14:paraId="50733DE0" w14:textId="77777777" w:rsidR="002A0ABC"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 xml:space="preserve">In the </w:t>
      </w:r>
      <w:r w:rsidRPr="007E310D">
        <w:rPr>
          <w:rFonts w:eastAsiaTheme="minorEastAsia" w:cs="Arial"/>
          <w:color w:val="000000"/>
          <w:u w:val="single"/>
        </w:rPr>
        <w:t>processed</w:t>
      </w:r>
      <w:r w:rsidRPr="00C93F6E">
        <w:rPr>
          <w:rFonts w:eastAsiaTheme="minorEastAsia" w:cs="Arial"/>
          <w:color w:val="000000"/>
        </w:rPr>
        <w:t xml:space="preserve"> data, what is the median read quality at the ends of read 1 and 2?</w:t>
      </w:r>
    </w:p>
    <w:p w14:paraId="7019AC7D" w14:textId="77777777" w:rsidR="002A0ABC" w:rsidRPr="00C93F6E"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How is the sequence length distribution different between the raw and processed data?</w:t>
      </w:r>
    </w:p>
    <w:p w14:paraId="23FB29C1" w14:textId="77777777" w:rsidR="002A0ABC" w:rsidRPr="00C93F6E" w:rsidRDefault="002A0ABC" w:rsidP="007810D4">
      <w:pPr>
        <w:pStyle w:val="ListParagraph"/>
        <w:numPr>
          <w:ilvl w:val="0"/>
          <w:numId w:val="19"/>
        </w:numPr>
        <w:rPr>
          <w:rFonts w:eastAsiaTheme="minorEastAsia" w:cs="Arial"/>
          <w:color w:val="000000"/>
        </w:rPr>
      </w:pPr>
      <w:r w:rsidRPr="00C93F6E">
        <w:rPr>
          <w:rFonts w:eastAsiaTheme="minorEastAsia" w:cs="Arial"/>
          <w:color w:val="000000"/>
        </w:rPr>
        <w:t>How do you think we have quality controlled the processed data?</w:t>
      </w:r>
    </w:p>
    <w:p w14:paraId="7B9266DB" w14:textId="77777777" w:rsidR="002A0ABC" w:rsidRDefault="002A0ABC" w:rsidP="007B4F67">
      <w:pPr>
        <w:rPr>
          <w:rFonts w:ascii="Courier" w:hAnsi="Courier"/>
          <w:sz w:val="20"/>
          <w:szCs w:val="20"/>
        </w:rPr>
      </w:pPr>
    </w:p>
    <w:p w14:paraId="757D8BC7" w14:textId="77777777" w:rsidR="002A0ABC" w:rsidRDefault="002A0ABC" w:rsidP="007B4F67">
      <w:pPr>
        <w:rPr>
          <w:rFonts w:ascii="Courier" w:hAnsi="Courier"/>
          <w:sz w:val="20"/>
          <w:szCs w:val="20"/>
        </w:rPr>
      </w:pPr>
    </w:p>
    <w:p w14:paraId="11BA1941" w14:textId="77777777" w:rsidR="007B4F67" w:rsidRDefault="007B4F67" w:rsidP="007B4F67">
      <w:pPr>
        <w:rPr>
          <w:rFonts w:ascii="Courier" w:hAnsi="Courier"/>
          <w:sz w:val="20"/>
          <w:szCs w:val="20"/>
        </w:rPr>
      </w:pPr>
    </w:p>
    <w:p w14:paraId="3D1CF733" w14:textId="77777777" w:rsidR="007B4F67" w:rsidRDefault="007B4F67" w:rsidP="007B4F67">
      <w:pPr>
        <w:rPr>
          <w:rFonts w:ascii="Courier" w:hAnsi="Courier"/>
          <w:sz w:val="20"/>
          <w:szCs w:val="20"/>
        </w:rPr>
      </w:pPr>
    </w:p>
    <w:p w14:paraId="3979BF70" w14:textId="77777777" w:rsidR="007B4F67" w:rsidRDefault="007B4F67" w:rsidP="007B4F67">
      <w:pPr>
        <w:rPr>
          <w:rFonts w:ascii="Courier" w:hAnsi="Courier"/>
          <w:sz w:val="20"/>
          <w:szCs w:val="20"/>
        </w:rPr>
      </w:pPr>
    </w:p>
    <w:p w14:paraId="4F785F3B" w14:textId="77777777" w:rsidR="00F11F8A" w:rsidRDefault="00F11F8A" w:rsidP="007B4F67">
      <w:pPr>
        <w:rPr>
          <w:rFonts w:ascii="Courier" w:hAnsi="Courier"/>
          <w:sz w:val="20"/>
          <w:szCs w:val="20"/>
        </w:rPr>
      </w:pPr>
    </w:p>
    <w:p w14:paraId="12D0ED9B" w14:textId="0FD16D2A" w:rsidR="004A20F8" w:rsidRPr="00435BE4" w:rsidRDefault="004A20F8" w:rsidP="007B4F67">
      <w:pPr>
        <w:shd w:val="clear" w:color="auto" w:fill="E6E6E6"/>
        <w:rPr>
          <w:rFonts w:ascii="Courier" w:hAnsi="Courier"/>
          <w:sz w:val="20"/>
          <w:szCs w:val="20"/>
        </w:rPr>
      </w:pPr>
      <w:r>
        <w:rPr>
          <w:rFonts w:ascii="Courier" w:hAnsi="Courier"/>
          <w:sz w:val="20"/>
          <w:szCs w:val="20"/>
        </w:rPr>
        <w:t xml:space="preserve">#This piece of code assigns files that end with –R1.fq.gz to the list of forward </w:t>
      </w:r>
      <w:proofErr w:type="spellStart"/>
      <w:r>
        <w:rPr>
          <w:rFonts w:ascii="Courier" w:hAnsi="Courier"/>
          <w:sz w:val="20"/>
          <w:szCs w:val="20"/>
        </w:rPr>
        <w:t>fastq</w:t>
      </w:r>
      <w:proofErr w:type="spellEnd"/>
      <w:r>
        <w:rPr>
          <w:rFonts w:ascii="Courier" w:hAnsi="Courier"/>
          <w:sz w:val="20"/>
          <w:szCs w:val="20"/>
        </w:rPr>
        <w:t xml:space="preserve"> files (</w:t>
      </w:r>
      <w:proofErr w:type="spellStart"/>
      <w:r>
        <w:rPr>
          <w:rFonts w:ascii="Courier" w:hAnsi="Courier"/>
          <w:sz w:val="20"/>
          <w:szCs w:val="20"/>
        </w:rPr>
        <w:t>fnFs</w:t>
      </w:r>
      <w:proofErr w:type="spellEnd"/>
      <w:r>
        <w:rPr>
          <w:rFonts w:ascii="Courier" w:hAnsi="Courier"/>
          <w:sz w:val="20"/>
          <w:szCs w:val="20"/>
        </w:rPr>
        <w:t xml:space="preserve">), and files that end with –R2.fq.gz to the list of reverse </w:t>
      </w:r>
      <w:proofErr w:type="spellStart"/>
      <w:proofErr w:type="gramStart"/>
      <w:r>
        <w:rPr>
          <w:rFonts w:ascii="Courier" w:hAnsi="Courier"/>
          <w:sz w:val="20"/>
          <w:szCs w:val="20"/>
        </w:rPr>
        <w:t>fastq</w:t>
      </w:r>
      <w:proofErr w:type="spellEnd"/>
      <w:r>
        <w:rPr>
          <w:rFonts w:ascii="Courier" w:hAnsi="Courier"/>
          <w:sz w:val="20"/>
          <w:szCs w:val="20"/>
        </w:rPr>
        <w:t xml:space="preserve">  files</w:t>
      </w:r>
      <w:proofErr w:type="gramEnd"/>
      <w:r>
        <w:rPr>
          <w:rFonts w:ascii="Courier" w:hAnsi="Courier"/>
          <w:sz w:val="20"/>
          <w:szCs w:val="20"/>
        </w:rPr>
        <w:t xml:space="preserve"> (</w:t>
      </w:r>
      <w:proofErr w:type="spellStart"/>
      <w:r>
        <w:rPr>
          <w:rFonts w:ascii="Courier" w:hAnsi="Courier"/>
          <w:sz w:val="20"/>
          <w:szCs w:val="20"/>
        </w:rPr>
        <w:t>FnRs</w:t>
      </w:r>
      <w:proofErr w:type="spellEnd"/>
      <w:r>
        <w:rPr>
          <w:rFonts w:ascii="Courier" w:hAnsi="Courier"/>
          <w:sz w:val="20"/>
          <w:szCs w:val="20"/>
        </w:rPr>
        <w:t>)</w:t>
      </w:r>
    </w:p>
    <w:p w14:paraId="57EA3B9D" w14:textId="77777777" w:rsidR="00F11F8A" w:rsidRDefault="00F11F8A" w:rsidP="007B4F67">
      <w:pPr>
        <w:shd w:val="clear" w:color="auto" w:fill="E6E6E6"/>
        <w:rPr>
          <w:rFonts w:ascii="Courier" w:hAnsi="Courier"/>
          <w:sz w:val="20"/>
          <w:szCs w:val="20"/>
        </w:rPr>
      </w:pPr>
    </w:p>
    <w:p w14:paraId="0ECAA8BE"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fnFs</w:t>
      </w:r>
      <w:proofErr w:type="spellEnd"/>
      <w:proofErr w:type="gramEnd"/>
      <w:r w:rsidRPr="00435BE4">
        <w:rPr>
          <w:rFonts w:ascii="Courier" w:hAnsi="Courier"/>
          <w:sz w:val="20"/>
          <w:szCs w:val="20"/>
        </w:rPr>
        <w:t xml:space="preserve"> &lt;- sort(</w:t>
      </w:r>
      <w:proofErr w:type="spellStart"/>
      <w:r w:rsidRPr="00435BE4">
        <w:rPr>
          <w:rFonts w:ascii="Courier" w:hAnsi="Courier"/>
          <w:sz w:val="20"/>
          <w:szCs w:val="20"/>
        </w:rPr>
        <w:t>list.files</w:t>
      </w:r>
      <w:proofErr w:type="spellEnd"/>
      <w:r w:rsidRPr="00435BE4">
        <w:rPr>
          <w:rFonts w:ascii="Courier" w:hAnsi="Courier"/>
          <w:sz w:val="20"/>
          <w:szCs w:val="20"/>
        </w:rPr>
        <w:t>(path, pattern="-R1.fq.gz"))</w:t>
      </w:r>
    </w:p>
    <w:p w14:paraId="0FB84C08"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fnRs</w:t>
      </w:r>
      <w:proofErr w:type="spellEnd"/>
      <w:proofErr w:type="gramEnd"/>
      <w:r w:rsidRPr="00435BE4">
        <w:rPr>
          <w:rFonts w:ascii="Courier" w:hAnsi="Courier"/>
          <w:sz w:val="20"/>
          <w:szCs w:val="20"/>
        </w:rPr>
        <w:t xml:space="preserve"> &lt;- sort(</w:t>
      </w:r>
      <w:proofErr w:type="spellStart"/>
      <w:r w:rsidRPr="00435BE4">
        <w:rPr>
          <w:rFonts w:ascii="Courier" w:hAnsi="Courier"/>
          <w:sz w:val="20"/>
          <w:szCs w:val="20"/>
        </w:rPr>
        <w:t>list.files</w:t>
      </w:r>
      <w:proofErr w:type="spellEnd"/>
      <w:r w:rsidRPr="00435BE4">
        <w:rPr>
          <w:rFonts w:ascii="Courier" w:hAnsi="Courier"/>
          <w:sz w:val="20"/>
          <w:szCs w:val="20"/>
        </w:rPr>
        <w:t>(path, pattern="-R2.fq.gz"))</w:t>
      </w:r>
    </w:p>
    <w:p w14:paraId="4FFDE66D" w14:textId="77777777" w:rsidR="00F11F8A" w:rsidRDefault="00F11F8A" w:rsidP="007B4F67">
      <w:pPr>
        <w:shd w:val="clear" w:color="auto" w:fill="E6E6E6"/>
        <w:rPr>
          <w:rFonts w:ascii="Courier" w:hAnsi="Courier"/>
          <w:sz w:val="20"/>
          <w:szCs w:val="20"/>
        </w:rPr>
      </w:pPr>
    </w:p>
    <w:p w14:paraId="2C497B91" w14:textId="1A7A9239" w:rsidR="00435BE4" w:rsidRDefault="00435BE4" w:rsidP="007B4F67">
      <w:pPr>
        <w:shd w:val="clear" w:color="auto" w:fill="E6E6E6"/>
        <w:rPr>
          <w:rFonts w:ascii="Courier" w:hAnsi="Courier"/>
          <w:sz w:val="20"/>
          <w:szCs w:val="20"/>
        </w:rPr>
      </w:pPr>
      <w:r w:rsidRPr="00435BE4">
        <w:rPr>
          <w:rFonts w:ascii="Courier" w:hAnsi="Courier"/>
          <w:sz w:val="20"/>
          <w:szCs w:val="20"/>
        </w:rPr>
        <w:t xml:space="preserve"># </w:t>
      </w:r>
      <w:r w:rsidR="00F11F8A">
        <w:rPr>
          <w:rFonts w:ascii="Courier" w:hAnsi="Courier"/>
          <w:sz w:val="20"/>
          <w:szCs w:val="20"/>
        </w:rPr>
        <w:t>What are the actual names of our samples? Let’s parse them out of the files.</w:t>
      </w:r>
    </w:p>
    <w:p w14:paraId="6F0FD13E" w14:textId="77777777" w:rsidR="002166F7" w:rsidRPr="00435BE4" w:rsidRDefault="002166F7" w:rsidP="007B4F67">
      <w:pPr>
        <w:shd w:val="clear" w:color="auto" w:fill="E6E6E6"/>
        <w:rPr>
          <w:rFonts w:ascii="Courier" w:hAnsi="Courier"/>
          <w:sz w:val="20"/>
          <w:szCs w:val="20"/>
        </w:rPr>
      </w:pPr>
    </w:p>
    <w:p w14:paraId="1A16270B"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sample.names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sapply</w:t>
      </w:r>
      <w:proofErr w:type="spellEnd"/>
      <w:r w:rsidRPr="00435BE4">
        <w:rPr>
          <w:rFonts w:ascii="Courier" w:hAnsi="Courier"/>
          <w:sz w:val="20"/>
          <w:szCs w:val="20"/>
        </w:rPr>
        <w:t>(</w:t>
      </w:r>
      <w:proofErr w:type="spellStart"/>
      <w:r w:rsidRPr="00435BE4">
        <w:rPr>
          <w:rFonts w:ascii="Courier" w:hAnsi="Courier"/>
          <w:sz w:val="20"/>
          <w:szCs w:val="20"/>
        </w:rPr>
        <w:t>strsplit</w:t>
      </w:r>
      <w:proofErr w:type="spellEnd"/>
      <w:r w:rsidRPr="00435BE4">
        <w:rPr>
          <w:rFonts w:ascii="Courier" w:hAnsi="Courier"/>
          <w:sz w:val="20"/>
          <w:szCs w:val="20"/>
        </w:rPr>
        <w:t>(</w:t>
      </w:r>
      <w:proofErr w:type="spellStart"/>
      <w:r w:rsidRPr="00435BE4">
        <w:rPr>
          <w:rFonts w:ascii="Courier" w:hAnsi="Courier"/>
          <w:sz w:val="20"/>
          <w:szCs w:val="20"/>
        </w:rPr>
        <w:t>fnFs</w:t>
      </w:r>
      <w:proofErr w:type="spellEnd"/>
      <w:r w:rsidRPr="00435BE4">
        <w:rPr>
          <w:rFonts w:ascii="Courier" w:hAnsi="Courier"/>
          <w:sz w:val="20"/>
          <w:szCs w:val="20"/>
        </w:rPr>
        <w:t>, "-"), `[`, 1)</w:t>
      </w:r>
    </w:p>
    <w:p w14:paraId="5EE4A1C4" w14:textId="77777777" w:rsidR="00435BE4" w:rsidRPr="00435BE4" w:rsidRDefault="00435BE4" w:rsidP="007B4F67">
      <w:pPr>
        <w:shd w:val="clear" w:color="auto" w:fill="E6E6E6"/>
        <w:rPr>
          <w:rFonts w:ascii="Courier" w:hAnsi="Courier"/>
          <w:sz w:val="20"/>
          <w:szCs w:val="20"/>
        </w:rPr>
      </w:pPr>
    </w:p>
    <w:p w14:paraId="041ED511" w14:textId="77777777" w:rsidR="00435BE4" w:rsidRPr="00435BE4" w:rsidRDefault="00435BE4" w:rsidP="007B4F67">
      <w:pPr>
        <w:shd w:val="clear" w:color="auto" w:fill="E6E6E6"/>
        <w:rPr>
          <w:rFonts w:ascii="Courier" w:hAnsi="Courier"/>
          <w:sz w:val="20"/>
          <w:szCs w:val="20"/>
        </w:rPr>
      </w:pPr>
      <w:r w:rsidRPr="00435BE4">
        <w:rPr>
          <w:rFonts w:ascii="Courier" w:hAnsi="Courier"/>
          <w:sz w:val="20"/>
          <w:szCs w:val="20"/>
        </w:rPr>
        <w:t xml:space="preserve"># Specify the full path to the </w:t>
      </w:r>
      <w:proofErr w:type="spellStart"/>
      <w:r w:rsidRPr="00435BE4">
        <w:rPr>
          <w:rFonts w:ascii="Courier" w:hAnsi="Courier"/>
          <w:sz w:val="20"/>
          <w:szCs w:val="20"/>
        </w:rPr>
        <w:t>fnFs</w:t>
      </w:r>
      <w:proofErr w:type="spellEnd"/>
      <w:r w:rsidRPr="00435BE4">
        <w:rPr>
          <w:rFonts w:ascii="Courier" w:hAnsi="Courier"/>
          <w:sz w:val="20"/>
          <w:szCs w:val="20"/>
        </w:rPr>
        <w:t xml:space="preserve"> and </w:t>
      </w:r>
      <w:proofErr w:type="spellStart"/>
      <w:r w:rsidRPr="00435BE4">
        <w:rPr>
          <w:rFonts w:ascii="Courier" w:hAnsi="Courier"/>
          <w:sz w:val="20"/>
          <w:szCs w:val="20"/>
        </w:rPr>
        <w:t>fnRs</w:t>
      </w:r>
      <w:proofErr w:type="spellEnd"/>
    </w:p>
    <w:p w14:paraId="2DE0A021"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fnFs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file.path</w:t>
      </w:r>
      <w:proofErr w:type="spellEnd"/>
      <w:r w:rsidRPr="00435BE4">
        <w:rPr>
          <w:rFonts w:ascii="Courier" w:hAnsi="Courier"/>
          <w:sz w:val="20"/>
          <w:szCs w:val="20"/>
        </w:rPr>
        <w:t xml:space="preserve">(path, </w:t>
      </w:r>
      <w:proofErr w:type="spellStart"/>
      <w:r w:rsidRPr="00435BE4">
        <w:rPr>
          <w:rFonts w:ascii="Courier" w:hAnsi="Courier"/>
          <w:sz w:val="20"/>
          <w:szCs w:val="20"/>
        </w:rPr>
        <w:t>fnFs</w:t>
      </w:r>
      <w:proofErr w:type="spellEnd"/>
      <w:r w:rsidRPr="00435BE4">
        <w:rPr>
          <w:rFonts w:ascii="Courier" w:hAnsi="Courier"/>
          <w:sz w:val="20"/>
          <w:szCs w:val="20"/>
        </w:rPr>
        <w:t>)</w:t>
      </w:r>
    </w:p>
    <w:p w14:paraId="1D6BD93F" w14:textId="77777777" w:rsidR="00435BE4" w:rsidRPr="00435BE4" w:rsidRDefault="00435BE4" w:rsidP="007B4F67">
      <w:pPr>
        <w:shd w:val="clear" w:color="auto" w:fill="E6E6E6"/>
        <w:rPr>
          <w:rFonts w:ascii="Courier" w:hAnsi="Courier"/>
          <w:sz w:val="20"/>
          <w:szCs w:val="20"/>
        </w:rPr>
      </w:pPr>
      <w:proofErr w:type="spellStart"/>
      <w:proofErr w:type="gramStart"/>
      <w:r w:rsidRPr="00435BE4">
        <w:rPr>
          <w:rFonts w:ascii="Courier" w:hAnsi="Courier"/>
          <w:sz w:val="20"/>
          <w:szCs w:val="20"/>
        </w:rPr>
        <w:t>fnRs</w:t>
      </w:r>
      <w:proofErr w:type="spellEnd"/>
      <w:proofErr w:type="gramEnd"/>
      <w:r w:rsidRPr="00435BE4">
        <w:rPr>
          <w:rFonts w:ascii="Courier" w:hAnsi="Courier"/>
          <w:sz w:val="20"/>
          <w:szCs w:val="20"/>
        </w:rPr>
        <w:t xml:space="preserve"> &lt;- </w:t>
      </w:r>
      <w:proofErr w:type="spellStart"/>
      <w:r w:rsidRPr="00435BE4">
        <w:rPr>
          <w:rFonts w:ascii="Courier" w:hAnsi="Courier"/>
          <w:sz w:val="20"/>
          <w:szCs w:val="20"/>
        </w:rPr>
        <w:t>file.path</w:t>
      </w:r>
      <w:proofErr w:type="spellEnd"/>
      <w:r w:rsidRPr="00435BE4">
        <w:rPr>
          <w:rFonts w:ascii="Courier" w:hAnsi="Courier"/>
          <w:sz w:val="20"/>
          <w:szCs w:val="20"/>
        </w:rPr>
        <w:t xml:space="preserve">(path, </w:t>
      </w:r>
      <w:proofErr w:type="spellStart"/>
      <w:r w:rsidRPr="00435BE4">
        <w:rPr>
          <w:rFonts w:ascii="Courier" w:hAnsi="Courier"/>
          <w:sz w:val="20"/>
          <w:szCs w:val="20"/>
        </w:rPr>
        <w:t>fnRs</w:t>
      </w:r>
      <w:proofErr w:type="spellEnd"/>
      <w:r w:rsidRPr="00435BE4">
        <w:rPr>
          <w:rFonts w:ascii="Courier" w:hAnsi="Courier"/>
          <w:sz w:val="20"/>
          <w:szCs w:val="20"/>
        </w:rPr>
        <w:t>)</w:t>
      </w:r>
    </w:p>
    <w:p w14:paraId="1F6D1605" w14:textId="77777777" w:rsidR="00435BE4" w:rsidRDefault="00435BE4" w:rsidP="00435BE4"/>
    <w:p w14:paraId="11CD42B2" w14:textId="3DE767B4" w:rsidR="002166F7" w:rsidRDefault="002166F7" w:rsidP="00435BE4">
      <w:r>
        <w:t xml:space="preserve">After you have run this code, R knows where your forward and reverse read </w:t>
      </w:r>
      <w:proofErr w:type="spellStart"/>
      <w:r>
        <w:t>fastq</w:t>
      </w:r>
      <w:proofErr w:type="spellEnd"/>
      <w:r>
        <w:t xml:space="preserve"> files are located, and what your sample names are. Let’s have a look at the quality of our </w:t>
      </w:r>
      <w:proofErr w:type="spellStart"/>
      <w:r>
        <w:t>fastq</w:t>
      </w:r>
      <w:proofErr w:type="spellEnd"/>
      <w:r>
        <w:t xml:space="preserve"> files.</w:t>
      </w:r>
      <w:r w:rsidR="007C3C1B">
        <w:t xml:space="preserve"> To do this, use the function “</w:t>
      </w:r>
      <w:proofErr w:type="spellStart"/>
      <w:r w:rsidR="007C3C1B">
        <w:t>plotQualityProfile</w:t>
      </w:r>
      <w:proofErr w:type="spellEnd"/>
      <w:r w:rsidR="007C3C1B">
        <w:t xml:space="preserve">” to plot the quality of all our forward-read samples. </w:t>
      </w:r>
    </w:p>
    <w:p w14:paraId="0DA60DE5" w14:textId="77777777" w:rsidR="007C3C1B" w:rsidRDefault="007C3C1B" w:rsidP="00435BE4"/>
    <w:p w14:paraId="2E96C1A9" w14:textId="71822B45" w:rsidR="007C3C1B" w:rsidRPr="007C3C1B" w:rsidRDefault="007C3C1B" w:rsidP="007C3C1B">
      <w:pPr>
        <w:shd w:val="clear" w:color="auto" w:fill="E0E0E0"/>
        <w:rPr>
          <w:rFonts w:ascii="Courier" w:hAnsi="Courier"/>
          <w:sz w:val="20"/>
          <w:szCs w:val="20"/>
        </w:rPr>
      </w:pPr>
      <w:proofErr w:type="spellStart"/>
      <w:proofErr w:type="gramStart"/>
      <w:r w:rsidRPr="007C3C1B">
        <w:rPr>
          <w:rFonts w:ascii="Courier" w:hAnsi="Courier"/>
          <w:sz w:val="20"/>
          <w:szCs w:val="20"/>
        </w:rPr>
        <w:t>plotQualityProfile</w:t>
      </w:r>
      <w:proofErr w:type="spellEnd"/>
      <w:proofErr w:type="gramEnd"/>
      <w:r w:rsidRPr="007C3C1B">
        <w:rPr>
          <w:rFonts w:ascii="Courier" w:hAnsi="Courier"/>
          <w:sz w:val="20"/>
          <w:szCs w:val="20"/>
        </w:rPr>
        <w:t>(</w:t>
      </w:r>
      <w:proofErr w:type="spellStart"/>
      <w:r w:rsidRPr="007C3C1B">
        <w:rPr>
          <w:rFonts w:ascii="Courier" w:hAnsi="Courier"/>
          <w:sz w:val="20"/>
          <w:szCs w:val="20"/>
        </w:rPr>
        <w:t>fnFs</w:t>
      </w:r>
      <w:proofErr w:type="spellEnd"/>
      <w:r w:rsidRPr="007C3C1B">
        <w:rPr>
          <w:rFonts w:ascii="Courier" w:hAnsi="Courier"/>
          <w:sz w:val="20"/>
          <w:szCs w:val="20"/>
        </w:rPr>
        <w:t>)</w:t>
      </w:r>
    </w:p>
    <w:p w14:paraId="5EDE6CEB" w14:textId="77777777" w:rsidR="002166F7" w:rsidRDefault="002166F7" w:rsidP="00435BE4">
      <w:pPr>
        <w:rPr>
          <w:rFonts w:ascii="Courier" w:hAnsi="Courier"/>
          <w:sz w:val="20"/>
          <w:szCs w:val="20"/>
        </w:rPr>
      </w:pPr>
    </w:p>
    <w:p w14:paraId="6D929DCC" w14:textId="2FAE98B8" w:rsidR="00E50A9D" w:rsidRDefault="00B27441" w:rsidP="00435BE4">
      <w:r>
        <w:t>Do the same thing for the reverse-read samples.</w:t>
      </w:r>
    </w:p>
    <w:p w14:paraId="772752B0" w14:textId="77777777" w:rsidR="00FC33D0" w:rsidRDefault="00FC33D0" w:rsidP="00435BE4"/>
    <w:p w14:paraId="3A9C323C" w14:textId="5D1E2E05" w:rsidR="00FC33D0" w:rsidRDefault="00FC33D0" w:rsidP="00435BE4">
      <w:r>
        <w:t xml:space="preserve">The </w:t>
      </w:r>
      <w:proofErr w:type="gramStart"/>
      <w:r>
        <w:t>X axis</w:t>
      </w:r>
      <w:proofErr w:type="gramEnd"/>
      <w:r>
        <w:t xml:space="preserve"> in these plots corresponds to the positions along the DNA of the read. The </w:t>
      </w:r>
      <w:proofErr w:type="gramStart"/>
      <w:r>
        <w:t>Y axis</w:t>
      </w:r>
      <w:proofErr w:type="gramEnd"/>
      <w:r>
        <w:t xml:space="preserve"> indicates read quality.</w:t>
      </w:r>
      <w:r w:rsidR="00CA3BAF">
        <w:t xml:space="preserve"> Higher read quality is better and indicative of lower rates of sequencing error.</w:t>
      </w:r>
      <w:r w:rsidR="00093385">
        <w:t xml:space="preserve"> The green line shows the median quality of all reads at each position.</w:t>
      </w:r>
      <w:r w:rsidR="00B87382">
        <w:t xml:space="preserve"> Note that the top two plots in each set of 4 represent the </w:t>
      </w:r>
      <w:r w:rsidR="004A226A">
        <w:t>“</w:t>
      </w:r>
      <w:r w:rsidR="00B87382">
        <w:t>processed</w:t>
      </w:r>
      <w:r w:rsidR="004A226A">
        <w:t>”</w:t>
      </w:r>
      <w:r w:rsidR="00B87382">
        <w:t xml:space="preserve"> data, and the bottom two plots in each set represent the “Raw” data. </w:t>
      </w:r>
    </w:p>
    <w:p w14:paraId="1D685F49" w14:textId="77777777" w:rsidR="001E12E5" w:rsidRDefault="001E12E5" w:rsidP="00435BE4"/>
    <w:p w14:paraId="092E5B20" w14:textId="77777777" w:rsidR="002A0ABC" w:rsidRPr="00C93F6E" w:rsidRDefault="002A0ABC" w:rsidP="002A0ABC">
      <w:pPr>
        <w:pStyle w:val="ListParagraph"/>
        <w:ind w:left="800"/>
        <w:rPr>
          <w:rFonts w:eastAsiaTheme="minorEastAsia" w:cs="Arial"/>
          <w:color w:val="000000"/>
        </w:rPr>
      </w:pPr>
    </w:p>
    <w:p w14:paraId="6918165E" w14:textId="77777777" w:rsidR="008D5B5B" w:rsidRDefault="008D5B5B" w:rsidP="008D5B5B">
      <w:pPr>
        <w:rPr>
          <w:rFonts w:eastAsiaTheme="minorEastAsia" w:cs="Arial"/>
          <w:color w:val="000000"/>
        </w:rPr>
      </w:pPr>
    </w:p>
    <w:p w14:paraId="262B3ABE" w14:textId="6225B022" w:rsidR="00C54584" w:rsidRDefault="00C54584" w:rsidP="008D5B5B">
      <w:pPr>
        <w:rPr>
          <w:rFonts w:eastAsiaTheme="minorEastAsia" w:cs="Arial"/>
          <w:color w:val="000000"/>
        </w:rPr>
      </w:pPr>
      <w:r>
        <w:rPr>
          <w:rFonts w:eastAsiaTheme="minorEastAsia" w:cs="Arial"/>
          <w:color w:val="000000"/>
        </w:rPr>
        <w:t xml:space="preserve">In the next step, you will trim and filter your sequences. </w:t>
      </w:r>
      <w:r w:rsidR="00700282">
        <w:rPr>
          <w:rFonts w:eastAsiaTheme="minorEastAsia" w:cs="Arial"/>
          <w:color w:val="000000"/>
        </w:rPr>
        <w:t>You can alter the t</w:t>
      </w:r>
    </w:p>
    <w:p w14:paraId="3D9EC354" w14:textId="0EB838F9"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define</w:t>
      </w:r>
      <w:proofErr w:type="gramEnd"/>
      <w:r>
        <w:rPr>
          <w:rFonts w:ascii="Courier" w:eastAsiaTheme="minorEastAsia" w:hAnsi="Courier" w:cs="Arial"/>
          <w:color w:val="000000"/>
          <w:sz w:val="20"/>
          <w:szCs w:val="20"/>
        </w:rPr>
        <w:t xml:space="preserve"> where my filtered sequences will be stored and what they will be called</w:t>
      </w:r>
    </w:p>
    <w:p w14:paraId="10554C80"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w:t>
      </w:r>
      <w:proofErr w:type="gramEnd"/>
      <w:r w:rsidRPr="00E15FF6">
        <w:rPr>
          <w:rFonts w:ascii="Courier" w:eastAsiaTheme="minorEastAsia" w:hAnsi="Courier" w:cs="Arial"/>
          <w:color w:val="000000"/>
          <w:sz w:val="20"/>
          <w:szCs w:val="20"/>
        </w:rPr>
        <w:t>_path</w:t>
      </w:r>
      <w:proofErr w:type="spell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(path, "filtered") # Place filtered files in filtered/ subdirectory</w:t>
      </w:r>
    </w:p>
    <w:p w14:paraId="33647FB3"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filtFs</w:t>
      </w:r>
      <w:proofErr w:type="spellEnd"/>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filt_path</w:t>
      </w:r>
      <w:proofErr w:type="spellEnd"/>
      <w:r w:rsidRPr="00E15FF6">
        <w:rPr>
          <w:rFonts w:ascii="Courier" w:eastAsiaTheme="minorEastAsia" w:hAnsi="Courier" w:cs="Arial"/>
          <w:color w:val="000000"/>
          <w:sz w:val="20"/>
          <w:szCs w:val="20"/>
        </w:rPr>
        <w:t>, paste0(</w:t>
      </w:r>
      <w:proofErr w:type="spellStart"/>
      <w:r w:rsidRPr="00E15FF6">
        <w:rPr>
          <w:rFonts w:ascii="Courier" w:eastAsiaTheme="minorEastAsia" w:hAnsi="Courier" w:cs="Arial"/>
          <w:color w:val="000000"/>
          <w:sz w:val="20"/>
          <w:szCs w:val="20"/>
        </w:rPr>
        <w:t>sample.names</w:t>
      </w:r>
      <w:proofErr w:type="spellEnd"/>
      <w:r w:rsidRPr="00E15FF6">
        <w:rPr>
          <w:rFonts w:ascii="Courier" w:eastAsiaTheme="minorEastAsia" w:hAnsi="Courier" w:cs="Arial"/>
          <w:color w:val="000000"/>
          <w:sz w:val="20"/>
          <w:szCs w:val="20"/>
        </w:rPr>
        <w:t>, "_F_filt.fastq.gz"))</w:t>
      </w:r>
    </w:p>
    <w:p w14:paraId="3183CE85" w14:textId="77777777" w:rsidR="00E15FF6" w:rsidRPr="00E15FF6" w:rsidRDefault="00E15FF6" w:rsidP="00E15FF6">
      <w:pPr>
        <w:shd w:val="clear" w:color="auto" w:fill="E6E6E6"/>
        <w:rPr>
          <w:rFonts w:ascii="Courier" w:eastAsiaTheme="minorEastAsia" w:hAnsi="Courier" w:cs="Arial"/>
          <w:color w:val="000000"/>
          <w:sz w:val="20"/>
          <w:szCs w:val="20"/>
        </w:rPr>
      </w:pPr>
      <w:proofErr w:type="spellStart"/>
      <w:proofErr w:type="gramStart"/>
      <w:r w:rsidRPr="00E15FF6">
        <w:rPr>
          <w:rFonts w:ascii="Courier" w:eastAsiaTheme="minorEastAsia" w:hAnsi="Courier" w:cs="Arial"/>
          <w:color w:val="000000"/>
          <w:sz w:val="20"/>
          <w:szCs w:val="20"/>
        </w:rPr>
        <w:t>filtRs</w:t>
      </w:r>
      <w:proofErr w:type="spellEnd"/>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file.path</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filt_path</w:t>
      </w:r>
      <w:proofErr w:type="spellEnd"/>
      <w:r w:rsidRPr="00E15FF6">
        <w:rPr>
          <w:rFonts w:ascii="Courier" w:eastAsiaTheme="minorEastAsia" w:hAnsi="Courier" w:cs="Arial"/>
          <w:color w:val="000000"/>
          <w:sz w:val="20"/>
          <w:szCs w:val="20"/>
        </w:rPr>
        <w:t>, paste0(</w:t>
      </w:r>
      <w:proofErr w:type="spellStart"/>
      <w:r w:rsidRPr="00E15FF6">
        <w:rPr>
          <w:rFonts w:ascii="Courier" w:eastAsiaTheme="minorEastAsia" w:hAnsi="Courier" w:cs="Arial"/>
          <w:color w:val="000000"/>
          <w:sz w:val="20"/>
          <w:szCs w:val="20"/>
        </w:rPr>
        <w:t>sample.names</w:t>
      </w:r>
      <w:proofErr w:type="spellEnd"/>
      <w:r w:rsidRPr="00E15FF6">
        <w:rPr>
          <w:rFonts w:ascii="Courier" w:eastAsiaTheme="minorEastAsia" w:hAnsi="Courier" w:cs="Arial"/>
          <w:color w:val="000000"/>
          <w:sz w:val="20"/>
          <w:szCs w:val="20"/>
        </w:rPr>
        <w:t>, "_R_filt.fastq.gz"))</w:t>
      </w:r>
    </w:p>
    <w:p w14:paraId="4C6E5890" w14:textId="40485751"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 xml:space="preserve"># </w:t>
      </w:r>
      <w:proofErr w:type="gramStart"/>
      <w:r>
        <w:rPr>
          <w:rFonts w:ascii="Courier" w:eastAsiaTheme="minorEastAsia" w:hAnsi="Courier" w:cs="Arial"/>
          <w:color w:val="000000"/>
          <w:sz w:val="20"/>
          <w:szCs w:val="20"/>
        </w:rPr>
        <w:t>do</w:t>
      </w:r>
      <w:proofErr w:type="gramEnd"/>
      <w:r>
        <w:rPr>
          <w:rFonts w:ascii="Courier" w:eastAsiaTheme="minorEastAsia" w:hAnsi="Courier" w:cs="Arial"/>
          <w:color w:val="000000"/>
          <w:sz w:val="20"/>
          <w:szCs w:val="20"/>
        </w:rPr>
        <w:t xml:space="preserve"> the filtering step. </w:t>
      </w:r>
    </w:p>
    <w:p w14:paraId="32783626" w14:textId="77777777" w:rsidR="00E15FF6" w:rsidRPr="00E15FF6" w:rsidRDefault="00E15FF6" w:rsidP="00E15FF6">
      <w:pPr>
        <w:shd w:val="clear" w:color="auto" w:fill="E6E6E6"/>
        <w:rPr>
          <w:rFonts w:ascii="Courier" w:eastAsiaTheme="minorEastAsia" w:hAnsi="Courier" w:cs="Arial"/>
          <w:color w:val="000000"/>
          <w:sz w:val="20"/>
          <w:szCs w:val="20"/>
        </w:rPr>
      </w:pPr>
      <w:proofErr w:type="gramStart"/>
      <w:r w:rsidRPr="00E15FF6">
        <w:rPr>
          <w:rFonts w:ascii="Courier" w:eastAsiaTheme="minorEastAsia" w:hAnsi="Courier" w:cs="Arial"/>
          <w:color w:val="000000"/>
          <w:sz w:val="20"/>
          <w:szCs w:val="20"/>
        </w:rPr>
        <w:t>out</w:t>
      </w:r>
      <w:proofErr w:type="gramEnd"/>
      <w:r w:rsidRPr="00E15FF6">
        <w:rPr>
          <w:rFonts w:ascii="Courier" w:eastAsiaTheme="minorEastAsia" w:hAnsi="Courier" w:cs="Arial"/>
          <w:color w:val="000000"/>
          <w:sz w:val="20"/>
          <w:szCs w:val="20"/>
        </w:rPr>
        <w:t xml:space="preserve"> &lt;- </w:t>
      </w:r>
      <w:proofErr w:type="spellStart"/>
      <w:r w:rsidRPr="00E15FF6">
        <w:rPr>
          <w:rFonts w:ascii="Courier" w:eastAsiaTheme="minorEastAsia" w:hAnsi="Courier" w:cs="Arial"/>
          <w:color w:val="000000"/>
          <w:sz w:val="20"/>
          <w:szCs w:val="20"/>
        </w:rPr>
        <w:t>filterAndTrim</w:t>
      </w:r>
      <w:proofErr w:type="spellEnd"/>
      <w:r w:rsidRPr="00E15FF6">
        <w:rPr>
          <w:rFonts w:ascii="Courier" w:eastAsiaTheme="minorEastAsia" w:hAnsi="Courier" w:cs="Arial"/>
          <w:color w:val="000000"/>
          <w:sz w:val="20"/>
          <w:szCs w:val="20"/>
        </w:rPr>
        <w:t>(</w:t>
      </w:r>
      <w:proofErr w:type="spellStart"/>
      <w:r w:rsidRPr="00E15FF6">
        <w:rPr>
          <w:rFonts w:ascii="Courier" w:eastAsiaTheme="minorEastAsia" w:hAnsi="Courier" w:cs="Arial"/>
          <w:color w:val="000000"/>
          <w:sz w:val="20"/>
          <w:szCs w:val="20"/>
        </w:rPr>
        <w:t>fnFs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filtFs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fnRs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filtRs</w:t>
      </w:r>
      <w:proofErr w:type="spellEnd"/>
      <w:r w:rsidRPr="00E15FF6">
        <w:rPr>
          <w:rFonts w:ascii="Courier" w:eastAsiaTheme="minorEastAsia" w:hAnsi="Courier" w:cs="Arial"/>
          <w:color w:val="000000"/>
          <w:sz w:val="20"/>
          <w:szCs w:val="20"/>
        </w:rPr>
        <w:t xml:space="preserve">, </w:t>
      </w:r>
      <w:proofErr w:type="spellStart"/>
      <w:r w:rsidRPr="00E15FF6">
        <w:rPr>
          <w:rFonts w:ascii="Courier" w:eastAsiaTheme="minorEastAsia" w:hAnsi="Courier" w:cs="Arial"/>
          <w:color w:val="000000"/>
          <w:sz w:val="20"/>
          <w:szCs w:val="20"/>
        </w:rPr>
        <w:t>truncLen</w:t>
      </w:r>
      <w:proofErr w:type="spellEnd"/>
      <w:r w:rsidRPr="00E15FF6">
        <w:rPr>
          <w:rFonts w:ascii="Courier" w:eastAsiaTheme="minorEastAsia" w:hAnsi="Courier" w:cs="Arial"/>
          <w:color w:val="000000"/>
          <w:sz w:val="20"/>
          <w:szCs w:val="20"/>
        </w:rPr>
        <w:t>=c(250,250),</w:t>
      </w:r>
    </w:p>
    <w:p w14:paraId="48C21749" w14:textId="77777777" w:rsidR="00E15FF6" w:rsidRPr="00E15FF6" w:rsidRDefault="00E15FF6" w:rsidP="00E15FF6">
      <w:pPr>
        <w:shd w:val="clear" w:color="auto" w:fill="E6E6E6"/>
        <w:rPr>
          <w:rFonts w:ascii="Courier" w:eastAsiaTheme="minorEastAsia" w:hAnsi="Courier" w:cs="Arial"/>
          <w:color w:val="000000"/>
          <w:sz w:val="20"/>
          <w:szCs w:val="20"/>
        </w:rPr>
      </w:pPr>
      <w:r w:rsidRPr="00E15FF6">
        <w:rPr>
          <w:rFonts w:ascii="Courier" w:eastAsiaTheme="minorEastAsia" w:hAnsi="Courier" w:cs="Arial"/>
          <w:color w:val="000000"/>
          <w:sz w:val="20"/>
          <w:szCs w:val="20"/>
        </w:rPr>
        <w:t xml:space="preserve">              </w:t>
      </w:r>
      <w:proofErr w:type="spellStart"/>
      <w:proofErr w:type="gramStart"/>
      <w:r w:rsidRPr="00E15FF6">
        <w:rPr>
          <w:rFonts w:ascii="Courier" w:eastAsiaTheme="minorEastAsia" w:hAnsi="Courier" w:cs="Arial"/>
          <w:color w:val="000000"/>
          <w:sz w:val="20"/>
          <w:szCs w:val="20"/>
        </w:rPr>
        <w:t>maxN</w:t>
      </w:r>
      <w:proofErr w:type="spellEnd"/>
      <w:proofErr w:type="gramEnd"/>
      <w:r w:rsidRPr="00E15FF6">
        <w:rPr>
          <w:rFonts w:ascii="Courier" w:eastAsiaTheme="minorEastAsia" w:hAnsi="Courier" w:cs="Arial"/>
          <w:color w:val="000000"/>
          <w:sz w:val="20"/>
          <w:szCs w:val="20"/>
        </w:rPr>
        <w:t xml:space="preserve">=0, </w:t>
      </w:r>
      <w:proofErr w:type="spellStart"/>
      <w:r w:rsidRPr="00E15FF6">
        <w:rPr>
          <w:rFonts w:ascii="Courier" w:eastAsiaTheme="minorEastAsia" w:hAnsi="Courier" w:cs="Arial"/>
          <w:color w:val="000000"/>
          <w:sz w:val="20"/>
          <w:szCs w:val="20"/>
        </w:rPr>
        <w:t>maxEE</w:t>
      </w:r>
      <w:proofErr w:type="spellEnd"/>
      <w:r w:rsidRPr="00E15FF6">
        <w:rPr>
          <w:rFonts w:ascii="Courier" w:eastAsiaTheme="minorEastAsia" w:hAnsi="Courier" w:cs="Arial"/>
          <w:color w:val="000000"/>
          <w:sz w:val="20"/>
          <w:szCs w:val="20"/>
        </w:rPr>
        <w:t xml:space="preserve">=c(2,2), </w:t>
      </w:r>
      <w:proofErr w:type="spellStart"/>
      <w:r w:rsidRPr="00E15FF6">
        <w:rPr>
          <w:rFonts w:ascii="Courier" w:eastAsiaTheme="minorEastAsia" w:hAnsi="Courier" w:cs="Arial"/>
          <w:color w:val="000000"/>
          <w:sz w:val="20"/>
          <w:szCs w:val="20"/>
        </w:rPr>
        <w:t>truncQ</w:t>
      </w:r>
      <w:proofErr w:type="spellEnd"/>
      <w:r w:rsidRPr="00E15FF6">
        <w:rPr>
          <w:rFonts w:ascii="Courier" w:eastAsiaTheme="minorEastAsia" w:hAnsi="Courier" w:cs="Arial"/>
          <w:color w:val="000000"/>
          <w:sz w:val="20"/>
          <w:szCs w:val="20"/>
        </w:rPr>
        <w:t xml:space="preserve">=2, </w:t>
      </w:r>
      <w:proofErr w:type="spellStart"/>
      <w:r w:rsidRPr="00E15FF6">
        <w:rPr>
          <w:rFonts w:ascii="Courier" w:eastAsiaTheme="minorEastAsia" w:hAnsi="Courier" w:cs="Arial"/>
          <w:color w:val="000000"/>
          <w:sz w:val="20"/>
          <w:szCs w:val="20"/>
        </w:rPr>
        <w:t>rm.phix</w:t>
      </w:r>
      <w:proofErr w:type="spellEnd"/>
      <w:r w:rsidRPr="00E15FF6">
        <w:rPr>
          <w:rFonts w:ascii="Courier" w:eastAsiaTheme="minorEastAsia" w:hAnsi="Courier" w:cs="Arial"/>
          <w:color w:val="000000"/>
          <w:sz w:val="20"/>
          <w:szCs w:val="20"/>
        </w:rPr>
        <w:t>=TRUE,</w:t>
      </w:r>
    </w:p>
    <w:p w14:paraId="5904304C" w14:textId="77777777" w:rsidR="00E15FF6" w:rsidRPr="00E15FF6" w:rsidRDefault="00E15FF6" w:rsidP="00E15FF6">
      <w:pPr>
        <w:shd w:val="clear" w:color="auto" w:fill="E6E6E6"/>
        <w:rPr>
          <w:rFonts w:ascii="Courier" w:eastAsiaTheme="minorEastAsia" w:hAnsi="Courier" w:cs="Arial"/>
          <w:color w:val="000000"/>
          <w:sz w:val="20"/>
          <w:szCs w:val="20"/>
        </w:rPr>
      </w:pPr>
      <w:r w:rsidRPr="00E15FF6">
        <w:rPr>
          <w:rFonts w:ascii="Courier" w:eastAsiaTheme="minorEastAsia" w:hAnsi="Courier" w:cs="Arial"/>
          <w:color w:val="000000"/>
          <w:sz w:val="20"/>
          <w:szCs w:val="20"/>
        </w:rPr>
        <w:t xml:space="preserve">              </w:t>
      </w:r>
      <w:proofErr w:type="gramStart"/>
      <w:r w:rsidRPr="00E15FF6">
        <w:rPr>
          <w:rFonts w:ascii="Courier" w:eastAsiaTheme="minorEastAsia" w:hAnsi="Courier" w:cs="Arial"/>
          <w:color w:val="000000"/>
          <w:sz w:val="20"/>
          <w:szCs w:val="20"/>
        </w:rPr>
        <w:t>compress</w:t>
      </w:r>
      <w:proofErr w:type="gramEnd"/>
      <w:r w:rsidRPr="00E15FF6">
        <w:rPr>
          <w:rFonts w:ascii="Courier" w:eastAsiaTheme="minorEastAsia" w:hAnsi="Courier" w:cs="Arial"/>
          <w:color w:val="000000"/>
          <w:sz w:val="20"/>
          <w:szCs w:val="20"/>
        </w:rPr>
        <w:t>=TRUE, multithread=TRUE)</w:t>
      </w:r>
    </w:p>
    <w:p w14:paraId="324A9173" w14:textId="71BAA624" w:rsidR="00C54584" w:rsidRDefault="00C54584" w:rsidP="00E15FF6">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#Look at the results of filtering</w:t>
      </w:r>
    </w:p>
    <w:p w14:paraId="20B8E0DD" w14:textId="10BDB937" w:rsidR="00E15FF6" w:rsidRPr="00E15FF6" w:rsidRDefault="00E15FF6" w:rsidP="00E15FF6">
      <w:pPr>
        <w:shd w:val="clear" w:color="auto" w:fill="E6E6E6"/>
        <w:rPr>
          <w:rFonts w:ascii="Courier" w:eastAsiaTheme="minorEastAsia" w:hAnsi="Courier" w:cs="Arial"/>
          <w:color w:val="000000"/>
          <w:sz w:val="20"/>
          <w:szCs w:val="20"/>
        </w:rPr>
      </w:pPr>
      <w:proofErr w:type="gramStart"/>
      <w:r w:rsidRPr="00E15FF6">
        <w:rPr>
          <w:rFonts w:ascii="Courier" w:eastAsiaTheme="minorEastAsia" w:hAnsi="Courier" w:cs="Arial"/>
          <w:color w:val="000000"/>
          <w:sz w:val="20"/>
          <w:szCs w:val="20"/>
        </w:rPr>
        <w:t>head</w:t>
      </w:r>
      <w:proofErr w:type="gramEnd"/>
      <w:r w:rsidRPr="00E15FF6">
        <w:rPr>
          <w:rFonts w:ascii="Courier" w:eastAsiaTheme="minorEastAsia" w:hAnsi="Courier" w:cs="Arial"/>
          <w:color w:val="000000"/>
          <w:sz w:val="20"/>
          <w:szCs w:val="20"/>
        </w:rPr>
        <w:t>(out)</w:t>
      </w:r>
    </w:p>
    <w:p w14:paraId="53D35D03" w14:textId="77777777" w:rsidR="005D756B" w:rsidRDefault="005D756B" w:rsidP="008D5B5B">
      <w:pPr>
        <w:rPr>
          <w:rFonts w:eastAsiaTheme="minorEastAsia" w:cs="Arial"/>
          <w:color w:val="000000"/>
        </w:rPr>
      </w:pPr>
    </w:p>
    <w:p w14:paraId="1D863D88" w14:textId="1591305E" w:rsidR="00BC2F08" w:rsidRDefault="008D63B9" w:rsidP="008D5B5B">
      <w:pPr>
        <w:rPr>
          <w:rFonts w:eastAsiaTheme="minorEastAsia" w:cs="Arial"/>
          <w:color w:val="000000"/>
        </w:rPr>
      </w:pPr>
      <w:r>
        <w:rPr>
          <w:rFonts w:eastAsiaTheme="minorEastAsia" w:cs="Arial"/>
          <w:color w:val="000000"/>
        </w:rPr>
        <w:t>In our next step, we will determine how many unique sequences are in our dataset and how many reads correspond to each sequence.</w:t>
      </w:r>
      <w:r w:rsidR="00FE70A0">
        <w:rPr>
          <w:rFonts w:eastAsiaTheme="minorEastAsia" w:cs="Arial"/>
          <w:color w:val="000000"/>
        </w:rPr>
        <w:t xml:space="preserve"> The object “mergers”</w:t>
      </w:r>
    </w:p>
    <w:p w14:paraId="7055A0DD" w14:textId="77777777" w:rsidR="008D63B9" w:rsidRDefault="008D63B9" w:rsidP="008D5B5B">
      <w:pPr>
        <w:rPr>
          <w:rFonts w:eastAsiaTheme="minorEastAsia" w:cs="Arial"/>
          <w:color w:val="000000"/>
        </w:rPr>
      </w:pPr>
    </w:p>
    <w:p w14:paraId="7DF93281" w14:textId="5C136D15" w:rsidR="00FE70A0" w:rsidRDefault="00FE70A0" w:rsidP="008D63B9">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#Use an error model to estimate sequence error</w:t>
      </w:r>
    </w:p>
    <w:p w14:paraId="111BB81C" w14:textId="77777777" w:rsidR="008D63B9" w:rsidRPr="00245CA8" w:rsidRDefault="008D63B9" w:rsidP="008D63B9">
      <w:pPr>
        <w:shd w:val="clear" w:color="auto" w:fill="E6E6E6"/>
        <w:rPr>
          <w:rFonts w:ascii="Courier" w:eastAsiaTheme="minorEastAsia" w:hAnsi="Courier" w:cs="Arial"/>
          <w:color w:val="000000"/>
          <w:sz w:val="20"/>
          <w:szCs w:val="20"/>
        </w:rPr>
      </w:pPr>
      <w:proofErr w:type="spellStart"/>
      <w:proofErr w:type="gramStart"/>
      <w:r w:rsidRPr="00245CA8">
        <w:rPr>
          <w:rFonts w:ascii="Courier" w:eastAsiaTheme="minorEastAsia" w:hAnsi="Courier" w:cs="Arial"/>
          <w:color w:val="000000"/>
          <w:sz w:val="20"/>
          <w:szCs w:val="20"/>
        </w:rPr>
        <w:t>errF</w:t>
      </w:r>
      <w:proofErr w:type="spellEnd"/>
      <w:proofErr w:type="gramEnd"/>
      <w:r w:rsidRPr="00245CA8">
        <w:rPr>
          <w:rFonts w:ascii="Courier" w:eastAsiaTheme="minorEastAsia" w:hAnsi="Courier" w:cs="Arial"/>
          <w:color w:val="000000"/>
          <w:sz w:val="20"/>
          <w:szCs w:val="20"/>
        </w:rPr>
        <w:t xml:space="preserve"> &lt;- </w:t>
      </w:r>
      <w:proofErr w:type="spellStart"/>
      <w:r w:rsidRPr="00245CA8">
        <w:rPr>
          <w:rFonts w:ascii="Courier" w:eastAsiaTheme="minorEastAsia" w:hAnsi="Courier" w:cs="Arial"/>
          <w:color w:val="000000"/>
          <w:sz w:val="20"/>
          <w:szCs w:val="20"/>
        </w:rPr>
        <w:t>learnErrors</w:t>
      </w:r>
      <w:proofErr w:type="spellEnd"/>
      <w:r w:rsidRPr="00245CA8">
        <w:rPr>
          <w:rFonts w:ascii="Courier" w:eastAsiaTheme="minorEastAsia" w:hAnsi="Courier" w:cs="Arial"/>
          <w:color w:val="000000"/>
          <w:sz w:val="20"/>
          <w:szCs w:val="20"/>
        </w:rPr>
        <w:t>(</w:t>
      </w:r>
      <w:proofErr w:type="spellStart"/>
      <w:r w:rsidRPr="00245CA8">
        <w:rPr>
          <w:rFonts w:ascii="Courier" w:eastAsiaTheme="minorEastAsia" w:hAnsi="Courier" w:cs="Arial"/>
          <w:color w:val="000000"/>
          <w:sz w:val="20"/>
          <w:szCs w:val="20"/>
        </w:rPr>
        <w:t>filtFs</w:t>
      </w:r>
      <w:proofErr w:type="spellEnd"/>
      <w:r w:rsidRPr="00245CA8">
        <w:rPr>
          <w:rFonts w:ascii="Courier" w:eastAsiaTheme="minorEastAsia" w:hAnsi="Courier" w:cs="Arial"/>
          <w:color w:val="000000"/>
          <w:sz w:val="20"/>
          <w:szCs w:val="20"/>
        </w:rPr>
        <w:t>, multithread=TRUE)</w:t>
      </w:r>
    </w:p>
    <w:p w14:paraId="20092D8E" w14:textId="6F72CC8E" w:rsidR="008D63B9" w:rsidRDefault="008D63B9" w:rsidP="008D63B9">
      <w:pPr>
        <w:shd w:val="clear" w:color="auto" w:fill="E6E6E6"/>
        <w:rPr>
          <w:rFonts w:ascii="Courier" w:eastAsiaTheme="minorEastAsia" w:hAnsi="Courier" w:cs="Arial"/>
          <w:color w:val="000000"/>
          <w:sz w:val="20"/>
          <w:szCs w:val="20"/>
        </w:rPr>
      </w:pPr>
      <w:proofErr w:type="spellStart"/>
      <w:proofErr w:type="gramStart"/>
      <w:r w:rsidRPr="00245CA8">
        <w:rPr>
          <w:rFonts w:ascii="Courier" w:eastAsiaTheme="minorEastAsia" w:hAnsi="Courier" w:cs="Arial"/>
          <w:color w:val="000000"/>
          <w:sz w:val="20"/>
          <w:szCs w:val="20"/>
        </w:rPr>
        <w:t>errR</w:t>
      </w:r>
      <w:proofErr w:type="spellEnd"/>
      <w:proofErr w:type="gramEnd"/>
      <w:r w:rsidRPr="00245CA8">
        <w:rPr>
          <w:rFonts w:ascii="Courier" w:eastAsiaTheme="minorEastAsia" w:hAnsi="Courier" w:cs="Arial"/>
          <w:color w:val="000000"/>
          <w:sz w:val="20"/>
          <w:szCs w:val="20"/>
        </w:rPr>
        <w:t xml:space="preserve"> &lt;- </w:t>
      </w:r>
      <w:proofErr w:type="spellStart"/>
      <w:r w:rsidRPr="00245CA8">
        <w:rPr>
          <w:rFonts w:ascii="Courier" w:eastAsiaTheme="minorEastAsia" w:hAnsi="Courier" w:cs="Arial"/>
          <w:color w:val="000000"/>
          <w:sz w:val="20"/>
          <w:szCs w:val="20"/>
        </w:rPr>
        <w:t>learnErrors</w:t>
      </w:r>
      <w:proofErr w:type="spellEnd"/>
      <w:r w:rsidRPr="00245CA8">
        <w:rPr>
          <w:rFonts w:ascii="Courier" w:eastAsiaTheme="minorEastAsia" w:hAnsi="Courier" w:cs="Arial"/>
          <w:color w:val="000000"/>
          <w:sz w:val="20"/>
          <w:szCs w:val="20"/>
        </w:rPr>
        <w:t>(</w:t>
      </w:r>
      <w:proofErr w:type="spellStart"/>
      <w:r w:rsidRPr="00245CA8">
        <w:rPr>
          <w:rFonts w:ascii="Courier" w:eastAsiaTheme="minorEastAsia" w:hAnsi="Courier" w:cs="Arial"/>
          <w:color w:val="000000"/>
          <w:sz w:val="20"/>
          <w:szCs w:val="20"/>
        </w:rPr>
        <w:t>filtRs</w:t>
      </w:r>
      <w:proofErr w:type="spellEnd"/>
      <w:r w:rsidRPr="00245CA8">
        <w:rPr>
          <w:rFonts w:ascii="Courier" w:eastAsiaTheme="minorEastAsia" w:hAnsi="Courier" w:cs="Arial"/>
          <w:color w:val="000000"/>
          <w:sz w:val="20"/>
          <w:szCs w:val="20"/>
        </w:rPr>
        <w:t>, multithread=TRUE)</w:t>
      </w:r>
    </w:p>
    <w:p w14:paraId="704C9FF5" w14:textId="46A17855" w:rsidR="00FE70A0" w:rsidRDefault="00FE70A0"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spellStart"/>
      <w:proofErr w:type="gramStart"/>
      <w:r>
        <w:rPr>
          <w:rFonts w:ascii="Courier" w:eastAsiaTheme="minorEastAsia" w:hAnsi="Courier" w:cs="Arial"/>
          <w:color w:val="000000"/>
          <w:sz w:val="20"/>
          <w:szCs w:val="20"/>
        </w:rPr>
        <w:t>dereplicate</w:t>
      </w:r>
      <w:proofErr w:type="spellEnd"/>
      <w:proofErr w:type="gram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amplicons</w:t>
      </w:r>
      <w:proofErr w:type="spellEnd"/>
    </w:p>
    <w:p w14:paraId="1D827D74"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derepFs</w:t>
      </w:r>
      <w:proofErr w:type="spellEnd"/>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derepFastq</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filtFs</w:t>
      </w:r>
      <w:proofErr w:type="spellEnd"/>
      <w:r w:rsidRPr="00FE70A0">
        <w:rPr>
          <w:rFonts w:ascii="Courier" w:eastAsiaTheme="minorEastAsia" w:hAnsi="Courier" w:cs="Arial"/>
          <w:color w:val="000000"/>
          <w:sz w:val="20"/>
          <w:szCs w:val="20"/>
        </w:rPr>
        <w:t>, verbose=TRUE)</w:t>
      </w:r>
    </w:p>
    <w:p w14:paraId="321383B6"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derepRs</w:t>
      </w:r>
      <w:proofErr w:type="spellEnd"/>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derepFastq</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filtRs</w:t>
      </w:r>
      <w:proofErr w:type="spellEnd"/>
      <w:r w:rsidRPr="00FE70A0">
        <w:rPr>
          <w:rFonts w:ascii="Courier" w:eastAsiaTheme="minorEastAsia" w:hAnsi="Courier" w:cs="Arial"/>
          <w:color w:val="000000"/>
          <w:sz w:val="20"/>
          <w:szCs w:val="20"/>
        </w:rPr>
        <w:t>, verbose=TRUE)</w:t>
      </w:r>
    </w:p>
    <w:p w14:paraId="31B0BC47" w14:textId="77777777" w:rsidR="00FE70A0" w:rsidRPr="00FE70A0" w:rsidRDefault="00FE70A0" w:rsidP="00FE70A0">
      <w:pPr>
        <w:shd w:val="clear" w:color="auto" w:fill="E6E6E6"/>
        <w:rPr>
          <w:rFonts w:ascii="Courier" w:eastAsiaTheme="minorEastAsia" w:hAnsi="Courier" w:cs="Arial"/>
          <w:color w:val="000000"/>
          <w:sz w:val="20"/>
          <w:szCs w:val="20"/>
        </w:rPr>
      </w:pPr>
      <w:r w:rsidRPr="00FE70A0">
        <w:rPr>
          <w:rFonts w:ascii="Courier" w:eastAsiaTheme="minorEastAsia" w:hAnsi="Courier" w:cs="Arial"/>
          <w:color w:val="000000"/>
          <w:sz w:val="20"/>
          <w:szCs w:val="20"/>
        </w:rPr>
        <w:t xml:space="preserve"># Name the </w:t>
      </w:r>
      <w:proofErr w:type="spellStart"/>
      <w:r w:rsidRPr="00FE70A0">
        <w:rPr>
          <w:rFonts w:ascii="Courier" w:eastAsiaTheme="minorEastAsia" w:hAnsi="Courier" w:cs="Arial"/>
          <w:color w:val="000000"/>
          <w:sz w:val="20"/>
          <w:szCs w:val="20"/>
        </w:rPr>
        <w:t>derep</w:t>
      </w:r>
      <w:proofErr w:type="spellEnd"/>
      <w:r w:rsidRPr="00FE70A0">
        <w:rPr>
          <w:rFonts w:ascii="Courier" w:eastAsiaTheme="minorEastAsia" w:hAnsi="Courier" w:cs="Arial"/>
          <w:color w:val="000000"/>
          <w:sz w:val="20"/>
          <w:szCs w:val="20"/>
        </w:rPr>
        <w:t>-class objects by the sample names</w:t>
      </w:r>
    </w:p>
    <w:p w14:paraId="6433BD7E"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names</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sample.names</w:t>
      </w:r>
      <w:proofErr w:type="spellEnd"/>
    </w:p>
    <w:p w14:paraId="2FF9727A"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names</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sample.names</w:t>
      </w:r>
      <w:proofErr w:type="spellEnd"/>
    </w:p>
    <w:p w14:paraId="4C26C89D" w14:textId="06EB0009" w:rsidR="0085327E" w:rsidRDefault="0085327E"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input</w:t>
      </w:r>
      <w:proofErr w:type="gramEnd"/>
      <w:r>
        <w:rPr>
          <w:rFonts w:ascii="Courier" w:eastAsiaTheme="minorEastAsia" w:hAnsi="Courier" w:cs="Arial"/>
          <w:color w:val="000000"/>
          <w:sz w:val="20"/>
          <w:szCs w:val="20"/>
        </w:rPr>
        <w:t xml:space="preserve"> an object of </w:t>
      </w:r>
      <w:proofErr w:type="spellStart"/>
      <w:r>
        <w:rPr>
          <w:rFonts w:ascii="Courier" w:eastAsiaTheme="minorEastAsia" w:hAnsi="Courier" w:cs="Arial"/>
          <w:color w:val="000000"/>
          <w:sz w:val="20"/>
          <w:szCs w:val="20"/>
        </w:rPr>
        <w:t>dereplicated</w:t>
      </w:r>
      <w:proofErr w:type="spell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amplicons</w:t>
      </w:r>
      <w:proofErr w:type="spellEnd"/>
      <w:r>
        <w:rPr>
          <w:rFonts w:ascii="Courier" w:eastAsiaTheme="minorEastAsia" w:hAnsi="Courier" w:cs="Arial"/>
          <w:color w:val="000000"/>
          <w:sz w:val="20"/>
          <w:szCs w:val="20"/>
        </w:rPr>
        <w:t>, return the composition of samples</w:t>
      </w:r>
    </w:p>
    <w:p w14:paraId="0FA974C9"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dadaFs</w:t>
      </w:r>
      <w:proofErr w:type="spellEnd"/>
      <w:proofErr w:type="gramEnd"/>
      <w:r w:rsidRPr="00FE70A0">
        <w:rPr>
          <w:rFonts w:ascii="Courier" w:eastAsiaTheme="minorEastAsia" w:hAnsi="Courier" w:cs="Arial"/>
          <w:color w:val="000000"/>
          <w:sz w:val="20"/>
          <w:szCs w:val="20"/>
        </w:rPr>
        <w:t xml:space="preserve"> &lt;- dada(</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err=</w:t>
      </w:r>
      <w:proofErr w:type="spellStart"/>
      <w:r w:rsidRPr="00FE70A0">
        <w:rPr>
          <w:rFonts w:ascii="Courier" w:eastAsiaTheme="minorEastAsia" w:hAnsi="Courier" w:cs="Arial"/>
          <w:color w:val="000000"/>
          <w:sz w:val="20"/>
          <w:szCs w:val="20"/>
        </w:rPr>
        <w:t>errF</w:t>
      </w:r>
      <w:proofErr w:type="spellEnd"/>
      <w:r w:rsidRPr="00FE70A0">
        <w:rPr>
          <w:rFonts w:ascii="Courier" w:eastAsiaTheme="minorEastAsia" w:hAnsi="Courier" w:cs="Arial"/>
          <w:color w:val="000000"/>
          <w:sz w:val="20"/>
          <w:szCs w:val="20"/>
        </w:rPr>
        <w:t>, multithread=TRUE)</w:t>
      </w:r>
    </w:p>
    <w:p w14:paraId="72F1FAEA" w14:textId="77777777" w:rsidR="00FE70A0" w:rsidRPr="00FE70A0" w:rsidRDefault="00FE70A0" w:rsidP="00FE70A0">
      <w:pPr>
        <w:shd w:val="clear" w:color="auto" w:fill="E6E6E6"/>
        <w:rPr>
          <w:rFonts w:ascii="Courier" w:eastAsiaTheme="minorEastAsia" w:hAnsi="Courier" w:cs="Arial"/>
          <w:color w:val="000000"/>
          <w:sz w:val="20"/>
          <w:szCs w:val="20"/>
        </w:rPr>
      </w:pPr>
      <w:proofErr w:type="spellStart"/>
      <w:proofErr w:type="gramStart"/>
      <w:r w:rsidRPr="00FE70A0">
        <w:rPr>
          <w:rFonts w:ascii="Courier" w:eastAsiaTheme="minorEastAsia" w:hAnsi="Courier" w:cs="Arial"/>
          <w:color w:val="000000"/>
          <w:sz w:val="20"/>
          <w:szCs w:val="20"/>
        </w:rPr>
        <w:t>dadaRs</w:t>
      </w:r>
      <w:proofErr w:type="spellEnd"/>
      <w:proofErr w:type="gramEnd"/>
      <w:r w:rsidRPr="00FE70A0">
        <w:rPr>
          <w:rFonts w:ascii="Courier" w:eastAsiaTheme="minorEastAsia" w:hAnsi="Courier" w:cs="Arial"/>
          <w:color w:val="000000"/>
          <w:sz w:val="20"/>
          <w:szCs w:val="20"/>
        </w:rPr>
        <w:t xml:space="preserve"> &lt;- dada(</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err=</w:t>
      </w:r>
      <w:proofErr w:type="spellStart"/>
      <w:r w:rsidRPr="00FE70A0">
        <w:rPr>
          <w:rFonts w:ascii="Courier" w:eastAsiaTheme="minorEastAsia" w:hAnsi="Courier" w:cs="Arial"/>
          <w:color w:val="000000"/>
          <w:sz w:val="20"/>
          <w:szCs w:val="20"/>
        </w:rPr>
        <w:t>errR</w:t>
      </w:r>
      <w:proofErr w:type="spellEnd"/>
      <w:r w:rsidRPr="00FE70A0">
        <w:rPr>
          <w:rFonts w:ascii="Courier" w:eastAsiaTheme="minorEastAsia" w:hAnsi="Courier" w:cs="Arial"/>
          <w:color w:val="000000"/>
          <w:sz w:val="20"/>
          <w:szCs w:val="20"/>
        </w:rPr>
        <w:t>, multithread=TRUE)</w:t>
      </w:r>
    </w:p>
    <w:p w14:paraId="4833D02E"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print</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dadaFs</w:t>
      </w:r>
      <w:proofErr w:type="spellEnd"/>
      <w:r w:rsidRPr="00FE70A0">
        <w:rPr>
          <w:rFonts w:ascii="Courier" w:eastAsiaTheme="minorEastAsia" w:hAnsi="Courier" w:cs="Arial"/>
          <w:color w:val="000000"/>
          <w:sz w:val="20"/>
          <w:szCs w:val="20"/>
        </w:rPr>
        <w:t>[[1]])</w:t>
      </w:r>
    </w:p>
    <w:p w14:paraId="06C64137" w14:textId="77777777" w:rsid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print</w:t>
      </w:r>
      <w:proofErr w:type="gram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dadaRs</w:t>
      </w:r>
      <w:proofErr w:type="spellEnd"/>
      <w:r w:rsidRPr="00FE70A0">
        <w:rPr>
          <w:rFonts w:ascii="Courier" w:eastAsiaTheme="minorEastAsia" w:hAnsi="Courier" w:cs="Arial"/>
          <w:color w:val="000000"/>
          <w:sz w:val="20"/>
          <w:szCs w:val="20"/>
        </w:rPr>
        <w:t>[[1]])</w:t>
      </w:r>
    </w:p>
    <w:p w14:paraId="4C09CDF0" w14:textId="2F2E592A" w:rsidR="009A1DBB" w:rsidRPr="00FE70A0" w:rsidRDefault="009A1DBB" w:rsidP="00FE70A0">
      <w:pPr>
        <w:shd w:val="clear" w:color="auto" w:fill="E6E6E6"/>
        <w:rPr>
          <w:rFonts w:ascii="Courier" w:eastAsiaTheme="minorEastAsia" w:hAnsi="Courier" w:cs="Arial"/>
          <w:color w:val="000000"/>
          <w:sz w:val="20"/>
          <w:szCs w:val="20"/>
        </w:rPr>
      </w:pPr>
      <w:r>
        <w:rPr>
          <w:rFonts w:ascii="Courier" w:eastAsiaTheme="minorEastAsia" w:hAnsi="Courier" w:cs="Arial"/>
          <w:color w:val="000000"/>
          <w:sz w:val="20"/>
          <w:szCs w:val="20"/>
        </w:rPr>
        <w:t>#</w:t>
      </w:r>
      <w:proofErr w:type="gramStart"/>
      <w:r>
        <w:rPr>
          <w:rFonts w:ascii="Courier" w:eastAsiaTheme="minorEastAsia" w:hAnsi="Courier" w:cs="Arial"/>
          <w:color w:val="000000"/>
          <w:sz w:val="20"/>
          <w:szCs w:val="20"/>
        </w:rPr>
        <w:t>merge</w:t>
      </w:r>
      <w:proofErr w:type="gramEnd"/>
      <w:r>
        <w:rPr>
          <w:rFonts w:ascii="Courier" w:eastAsiaTheme="minorEastAsia" w:hAnsi="Courier" w:cs="Arial"/>
          <w:color w:val="000000"/>
          <w:sz w:val="20"/>
          <w:szCs w:val="20"/>
        </w:rPr>
        <w:t xml:space="preserve"> </w:t>
      </w:r>
      <w:proofErr w:type="spellStart"/>
      <w:r>
        <w:rPr>
          <w:rFonts w:ascii="Courier" w:eastAsiaTheme="minorEastAsia" w:hAnsi="Courier" w:cs="Arial"/>
          <w:color w:val="000000"/>
          <w:sz w:val="20"/>
          <w:szCs w:val="20"/>
        </w:rPr>
        <w:t>denoised</w:t>
      </w:r>
      <w:proofErr w:type="spellEnd"/>
      <w:r>
        <w:rPr>
          <w:rFonts w:ascii="Courier" w:eastAsiaTheme="minorEastAsia" w:hAnsi="Courier" w:cs="Arial"/>
          <w:color w:val="000000"/>
          <w:sz w:val="20"/>
          <w:szCs w:val="20"/>
        </w:rPr>
        <w:t xml:space="preserve"> forward &amp; reverse reads together</w:t>
      </w:r>
    </w:p>
    <w:p w14:paraId="7EC09FE9" w14:textId="77777777" w:rsidR="00FE70A0" w:rsidRP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mergers</w:t>
      </w:r>
      <w:proofErr w:type="gramEnd"/>
      <w:r w:rsidRPr="00FE70A0">
        <w:rPr>
          <w:rFonts w:ascii="Courier" w:eastAsiaTheme="minorEastAsia" w:hAnsi="Courier" w:cs="Arial"/>
          <w:color w:val="000000"/>
          <w:sz w:val="20"/>
          <w:szCs w:val="20"/>
        </w:rPr>
        <w:t xml:space="preserve"> &lt;- </w:t>
      </w:r>
      <w:proofErr w:type="spellStart"/>
      <w:r w:rsidRPr="00FE70A0">
        <w:rPr>
          <w:rFonts w:ascii="Courier" w:eastAsiaTheme="minorEastAsia" w:hAnsi="Courier" w:cs="Arial"/>
          <w:color w:val="000000"/>
          <w:sz w:val="20"/>
          <w:szCs w:val="20"/>
        </w:rPr>
        <w:t>mergePairs</w:t>
      </w:r>
      <w:proofErr w:type="spellEnd"/>
      <w:r w:rsidRPr="00FE70A0">
        <w:rPr>
          <w:rFonts w:ascii="Courier" w:eastAsiaTheme="minorEastAsia" w:hAnsi="Courier" w:cs="Arial"/>
          <w:color w:val="000000"/>
          <w:sz w:val="20"/>
          <w:szCs w:val="20"/>
        </w:rPr>
        <w:t>(</w:t>
      </w:r>
      <w:proofErr w:type="spellStart"/>
      <w:r w:rsidRPr="00FE70A0">
        <w:rPr>
          <w:rFonts w:ascii="Courier" w:eastAsiaTheme="minorEastAsia" w:hAnsi="Courier" w:cs="Arial"/>
          <w:color w:val="000000"/>
          <w:sz w:val="20"/>
          <w:szCs w:val="20"/>
        </w:rPr>
        <w:t>dadaFs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derepFs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dadaRs</w:t>
      </w:r>
      <w:proofErr w:type="spellEnd"/>
      <w:r w:rsidRPr="00FE70A0">
        <w:rPr>
          <w:rFonts w:ascii="Courier" w:eastAsiaTheme="minorEastAsia" w:hAnsi="Courier" w:cs="Arial"/>
          <w:color w:val="000000"/>
          <w:sz w:val="20"/>
          <w:szCs w:val="20"/>
        </w:rPr>
        <w:t xml:space="preserve">, </w:t>
      </w:r>
      <w:proofErr w:type="spellStart"/>
      <w:r w:rsidRPr="00FE70A0">
        <w:rPr>
          <w:rFonts w:ascii="Courier" w:eastAsiaTheme="minorEastAsia" w:hAnsi="Courier" w:cs="Arial"/>
          <w:color w:val="000000"/>
          <w:sz w:val="20"/>
          <w:szCs w:val="20"/>
        </w:rPr>
        <w:t>derepRs</w:t>
      </w:r>
      <w:proofErr w:type="spellEnd"/>
      <w:r w:rsidRPr="00FE70A0">
        <w:rPr>
          <w:rFonts w:ascii="Courier" w:eastAsiaTheme="minorEastAsia" w:hAnsi="Courier" w:cs="Arial"/>
          <w:color w:val="000000"/>
          <w:sz w:val="20"/>
          <w:szCs w:val="20"/>
        </w:rPr>
        <w:t>, verbose=TRUE)</w:t>
      </w:r>
    </w:p>
    <w:p w14:paraId="3EC3B20B" w14:textId="77777777" w:rsidR="00FE70A0" w:rsidRPr="00FE70A0" w:rsidRDefault="00FE70A0" w:rsidP="00FE70A0">
      <w:pPr>
        <w:shd w:val="clear" w:color="auto" w:fill="E6E6E6"/>
        <w:rPr>
          <w:rFonts w:ascii="Courier" w:eastAsiaTheme="minorEastAsia" w:hAnsi="Courier" w:cs="Arial"/>
          <w:color w:val="000000"/>
          <w:sz w:val="20"/>
          <w:szCs w:val="20"/>
        </w:rPr>
      </w:pPr>
      <w:r w:rsidRPr="00FE70A0">
        <w:rPr>
          <w:rFonts w:ascii="Courier" w:eastAsiaTheme="minorEastAsia" w:hAnsi="Courier" w:cs="Arial"/>
          <w:color w:val="000000"/>
          <w:sz w:val="20"/>
          <w:szCs w:val="20"/>
        </w:rPr>
        <w:t xml:space="preserve"># Inspect the merger </w:t>
      </w:r>
      <w:proofErr w:type="spellStart"/>
      <w:r w:rsidRPr="00FE70A0">
        <w:rPr>
          <w:rFonts w:ascii="Courier" w:eastAsiaTheme="minorEastAsia" w:hAnsi="Courier" w:cs="Arial"/>
          <w:color w:val="000000"/>
          <w:sz w:val="20"/>
          <w:szCs w:val="20"/>
        </w:rPr>
        <w:t>data.frame</w:t>
      </w:r>
      <w:proofErr w:type="spellEnd"/>
      <w:r w:rsidRPr="00FE70A0">
        <w:rPr>
          <w:rFonts w:ascii="Courier" w:eastAsiaTheme="minorEastAsia" w:hAnsi="Courier" w:cs="Arial"/>
          <w:color w:val="000000"/>
          <w:sz w:val="20"/>
          <w:szCs w:val="20"/>
        </w:rPr>
        <w:t xml:space="preserve"> from the first sample</w:t>
      </w:r>
    </w:p>
    <w:p w14:paraId="265B5B34" w14:textId="74922855" w:rsidR="00FE70A0" w:rsidRDefault="00FE70A0" w:rsidP="00FE70A0">
      <w:pPr>
        <w:shd w:val="clear" w:color="auto" w:fill="E6E6E6"/>
        <w:rPr>
          <w:rFonts w:ascii="Courier" w:eastAsiaTheme="minorEastAsia" w:hAnsi="Courier" w:cs="Arial"/>
          <w:color w:val="000000"/>
          <w:sz w:val="20"/>
          <w:szCs w:val="20"/>
        </w:rPr>
      </w:pPr>
      <w:proofErr w:type="gramStart"/>
      <w:r w:rsidRPr="00FE70A0">
        <w:rPr>
          <w:rFonts w:ascii="Courier" w:eastAsiaTheme="minorEastAsia" w:hAnsi="Courier" w:cs="Arial"/>
          <w:color w:val="000000"/>
          <w:sz w:val="20"/>
          <w:szCs w:val="20"/>
        </w:rPr>
        <w:t>head</w:t>
      </w:r>
      <w:proofErr w:type="gramEnd"/>
      <w:r w:rsidRPr="00FE70A0">
        <w:rPr>
          <w:rFonts w:ascii="Courier" w:eastAsiaTheme="minorEastAsia" w:hAnsi="Courier" w:cs="Arial"/>
          <w:color w:val="000000"/>
          <w:sz w:val="20"/>
          <w:szCs w:val="20"/>
        </w:rPr>
        <w:t>(mergers[[1]])</w:t>
      </w:r>
    </w:p>
    <w:p w14:paraId="26224B01" w14:textId="77777777" w:rsidR="00FE70A0" w:rsidRPr="00245CA8" w:rsidRDefault="00FE70A0" w:rsidP="00FE70A0">
      <w:pPr>
        <w:shd w:val="clear" w:color="auto" w:fill="E6E6E6"/>
        <w:rPr>
          <w:rFonts w:ascii="Courier" w:eastAsiaTheme="minorEastAsia" w:hAnsi="Courier" w:cs="Arial"/>
          <w:color w:val="000000"/>
          <w:sz w:val="20"/>
          <w:szCs w:val="20"/>
        </w:rPr>
      </w:pPr>
    </w:p>
    <w:p w14:paraId="221E613E" w14:textId="4919E893" w:rsidR="008D63B9" w:rsidRDefault="00431B44" w:rsidP="008D63B9">
      <w:pPr>
        <w:rPr>
          <w:rFonts w:eastAsiaTheme="minorEastAsia" w:cs="Arial"/>
          <w:color w:val="000000"/>
        </w:rPr>
      </w:pPr>
      <w:r>
        <w:rPr>
          <w:rFonts w:eastAsiaTheme="minorEastAsia" w:cs="Arial"/>
          <w:color w:val="000000"/>
        </w:rPr>
        <w:t xml:space="preserve">**How many unique OTU sequences did you have in </w:t>
      </w:r>
      <w:proofErr w:type="gramStart"/>
      <w:r>
        <w:rPr>
          <w:rFonts w:eastAsiaTheme="minorEastAsia" w:cs="Arial"/>
          <w:color w:val="000000"/>
        </w:rPr>
        <w:t>mergers[</w:t>
      </w:r>
      <w:proofErr w:type="gramEnd"/>
      <w:r>
        <w:rPr>
          <w:rFonts w:eastAsiaTheme="minorEastAsia" w:cs="Arial"/>
          <w:color w:val="000000"/>
        </w:rPr>
        <w:t>[2]]?</w:t>
      </w:r>
    </w:p>
    <w:p w14:paraId="10F0A1B7" w14:textId="77777777" w:rsidR="00431B44" w:rsidRDefault="00431B44" w:rsidP="008D63B9">
      <w:pPr>
        <w:rPr>
          <w:rFonts w:eastAsiaTheme="minorEastAsia" w:cs="Arial"/>
          <w:color w:val="000000"/>
        </w:rPr>
      </w:pPr>
    </w:p>
    <w:p w14:paraId="26D56855" w14:textId="3D483034" w:rsidR="00A829A4" w:rsidRDefault="00A829A4" w:rsidP="008D63B9">
      <w:pPr>
        <w:rPr>
          <w:rFonts w:eastAsiaTheme="minorEastAsia" w:cs="Arial"/>
          <w:color w:val="000000"/>
        </w:rPr>
      </w:pPr>
      <w:r>
        <w:rPr>
          <w:rFonts w:eastAsiaTheme="minorEastAsia" w:cs="Arial"/>
          <w:color w:val="000000"/>
        </w:rPr>
        <w:t>The command “</w:t>
      </w:r>
      <w:proofErr w:type="gramStart"/>
      <w:r>
        <w:rPr>
          <w:rFonts w:eastAsiaTheme="minorEastAsia" w:cs="Arial"/>
          <w:color w:val="000000"/>
        </w:rPr>
        <w:t>head(</w:t>
      </w:r>
      <w:proofErr w:type="gramEnd"/>
      <w:r>
        <w:rPr>
          <w:rFonts w:eastAsiaTheme="minorEastAsia" w:cs="Arial"/>
          <w:color w:val="000000"/>
        </w:rPr>
        <w:t>mergers[[1]])” will show you sequences of the OTUs created by merging the sample together, and the how abundant each OTU is in sample #1.</w:t>
      </w:r>
    </w:p>
    <w:p w14:paraId="2C89ADEE" w14:textId="77777777" w:rsidR="00AC4956" w:rsidRDefault="00AC4956" w:rsidP="008D63B9">
      <w:pPr>
        <w:rPr>
          <w:rFonts w:eastAsiaTheme="minorEastAsia" w:cs="Arial"/>
          <w:color w:val="000000"/>
        </w:rPr>
      </w:pPr>
    </w:p>
    <w:p w14:paraId="38E241BA" w14:textId="36AC6F91" w:rsidR="00AC4956" w:rsidRDefault="00AC4956" w:rsidP="008D63B9">
      <w:pPr>
        <w:rPr>
          <w:rFonts w:eastAsiaTheme="minorEastAsia" w:cs="Arial"/>
          <w:color w:val="000000"/>
        </w:rPr>
      </w:pPr>
      <w:r>
        <w:rPr>
          <w:rFonts w:eastAsiaTheme="minorEastAsia" w:cs="Arial"/>
          <w:color w:val="000000"/>
        </w:rPr>
        <w:t>You can see that this formatting is not very friendly, so the next step is to format this merged data as a table and to remove chimeric sequences.</w:t>
      </w:r>
    </w:p>
    <w:p w14:paraId="5B00543C" w14:textId="77777777" w:rsidR="00AC4956" w:rsidRDefault="00AC4956" w:rsidP="008D63B9">
      <w:pPr>
        <w:rPr>
          <w:rFonts w:eastAsiaTheme="minorEastAsia" w:cs="Arial"/>
          <w:color w:val="000000"/>
        </w:rPr>
      </w:pPr>
    </w:p>
    <w:p w14:paraId="26F6941B" w14:textId="77777777" w:rsidR="00AC4956" w:rsidRPr="00431B44" w:rsidRDefault="00AC4956" w:rsidP="00431B44">
      <w:pPr>
        <w:shd w:val="clear" w:color="auto" w:fill="E6E6E6"/>
        <w:rPr>
          <w:rFonts w:ascii="Courier" w:eastAsiaTheme="minorEastAsia" w:hAnsi="Courier" w:cs="Arial"/>
          <w:color w:val="000000"/>
          <w:sz w:val="20"/>
          <w:szCs w:val="20"/>
        </w:rPr>
      </w:pPr>
      <w:proofErr w:type="spellStart"/>
      <w:proofErr w:type="gramStart"/>
      <w:r w:rsidRPr="00431B44">
        <w:rPr>
          <w:rFonts w:ascii="Courier" w:eastAsiaTheme="minorEastAsia" w:hAnsi="Courier" w:cs="Arial"/>
          <w:color w:val="000000"/>
          <w:sz w:val="20"/>
          <w:szCs w:val="20"/>
        </w:rPr>
        <w:t>seqtab</w:t>
      </w:r>
      <w:proofErr w:type="spellEnd"/>
      <w:proofErr w:type="gramEnd"/>
      <w:r w:rsidRPr="00431B44">
        <w:rPr>
          <w:rFonts w:ascii="Courier" w:eastAsiaTheme="minorEastAsia" w:hAnsi="Courier" w:cs="Arial"/>
          <w:color w:val="000000"/>
          <w:sz w:val="20"/>
          <w:szCs w:val="20"/>
        </w:rPr>
        <w:t xml:space="preserve"> &lt;- </w:t>
      </w:r>
      <w:proofErr w:type="spellStart"/>
      <w:r w:rsidRPr="00431B44">
        <w:rPr>
          <w:rFonts w:ascii="Courier" w:eastAsiaTheme="minorEastAsia" w:hAnsi="Courier" w:cs="Arial"/>
          <w:color w:val="000000"/>
          <w:sz w:val="20"/>
          <w:szCs w:val="20"/>
        </w:rPr>
        <w:t>makeSequenceTable</w:t>
      </w:r>
      <w:proofErr w:type="spellEnd"/>
      <w:r w:rsidRPr="00431B44">
        <w:rPr>
          <w:rFonts w:ascii="Courier" w:eastAsiaTheme="minorEastAsia" w:hAnsi="Courier" w:cs="Arial"/>
          <w:color w:val="000000"/>
          <w:sz w:val="20"/>
          <w:szCs w:val="20"/>
        </w:rPr>
        <w:t>(mergers)</w:t>
      </w:r>
    </w:p>
    <w:p w14:paraId="5C9C9B8F"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dim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w:t>
      </w:r>
    </w:p>
    <w:p w14:paraId="7F08AF49"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table</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nchar</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getSequences</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w:t>
      </w:r>
    </w:p>
    <w:p w14:paraId="0B398AC5" w14:textId="77777777" w:rsidR="00AC4956" w:rsidRPr="00431B44" w:rsidRDefault="00AC4956" w:rsidP="00431B44">
      <w:pPr>
        <w:shd w:val="clear" w:color="auto" w:fill="E6E6E6"/>
        <w:rPr>
          <w:rFonts w:ascii="Courier" w:eastAsiaTheme="minorEastAsia" w:hAnsi="Courier" w:cs="Arial"/>
          <w:color w:val="000000"/>
          <w:sz w:val="20"/>
          <w:szCs w:val="20"/>
        </w:rPr>
      </w:pPr>
      <w:proofErr w:type="spellStart"/>
      <w:proofErr w:type="gramStart"/>
      <w:r w:rsidRPr="00431B44">
        <w:rPr>
          <w:rFonts w:ascii="Courier" w:eastAsiaTheme="minorEastAsia" w:hAnsi="Courier" w:cs="Arial"/>
          <w:color w:val="000000"/>
          <w:sz w:val="20"/>
          <w:szCs w:val="20"/>
        </w:rPr>
        <w:t>seqtab.nochim</w:t>
      </w:r>
      <w:proofErr w:type="spellEnd"/>
      <w:proofErr w:type="gramEnd"/>
      <w:r w:rsidRPr="00431B44">
        <w:rPr>
          <w:rFonts w:ascii="Courier" w:eastAsiaTheme="minorEastAsia" w:hAnsi="Courier" w:cs="Arial"/>
          <w:color w:val="000000"/>
          <w:sz w:val="20"/>
          <w:szCs w:val="20"/>
        </w:rPr>
        <w:t xml:space="preserve"> &lt;- </w:t>
      </w:r>
      <w:proofErr w:type="spellStart"/>
      <w:r w:rsidRPr="00431B44">
        <w:rPr>
          <w:rFonts w:ascii="Courier" w:eastAsiaTheme="minorEastAsia" w:hAnsi="Courier" w:cs="Arial"/>
          <w:color w:val="000000"/>
          <w:sz w:val="20"/>
          <w:szCs w:val="20"/>
        </w:rPr>
        <w:t>removeBimeraDenovo</w:t>
      </w:r>
      <w:proofErr w:type="spell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w:t>
      </w:r>
      <w:proofErr w:type="spellEnd"/>
      <w:r w:rsidRPr="00431B44">
        <w:rPr>
          <w:rFonts w:ascii="Courier" w:eastAsiaTheme="minorEastAsia" w:hAnsi="Courier" w:cs="Arial"/>
          <w:color w:val="000000"/>
          <w:sz w:val="20"/>
          <w:szCs w:val="20"/>
        </w:rPr>
        <w:t>, method="consensus", multithread=TRUE, verbose=TRUE)</w:t>
      </w:r>
    </w:p>
    <w:p w14:paraId="398D55CC" w14:textId="77777777"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dim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seqtab.nochim</w:t>
      </w:r>
      <w:proofErr w:type="spellEnd"/>
      <w:r w:rsidRPr="00431B44">
        <w:rPr>
          <w:rFonts w:ascii="Courier" w:eastAsiaTheme="minorEastAsia" w:hAnsi="Courier" w:cs="Arial"/>
          <w:color w:val="000000"/>
          <w:sz w:val="20"/>
          <w:szCs w:val="20"/>
        </w:rPr>
        <w:t>)</w:t>
      </w:r>
    </w:p>
    <w:p w14:paraId="1040EB7D" w14:textId="42DF70A1" w:rsidR="00AC4956" w:rsidRPr="00431B44" w:rsidRDefault="00AC4956" w:rsidP="00431B44">
      <w:pPr>
        <w:shd w:val="clear" w:color="auto" w:fill="E6E6E6"/>
        <w:rPr>
          <w:rFonts w:ascii="Courier" w:eastAsiaTheme="minorEastAsia" w:hAnsi="Courier" w:cs="Arial"/>
          <w:color w:val="000000"/>
          <w:sz w:val="20"/>
          <w:szCs w:val="20"/>
        </w:rPr>
      </w:pPr>
      <w:proofErr w:type="gramStart"/>
      <w:r w:rsidRPr="00431B44">
        <w:rPr>
          <w:rFonts w:ascii="Courier" w:eastAsiaTheme="minorEastAsia" w:hAnsi="Courier" w:cs="Arial"/>
          <w:color w:val="000000"/>
          <w:sz w:val="20"/>
          <w:szCs w:val="20"/>
        </w:rPr>
        <w:t>sum</w:t>
      </w:r>
      <w:proofErr w:type="gramEnd"/>
      <w:r w:rsidRPr="00431B44">
        <w:rPr>
          <w:rFonts w:ascii="Courier" w:eastAsiaTheme="minorEastAsia" w:hAnsi="Courier" w:cs="Arial"/>
          <w:color w:val="000000"/>
          <w:sz w:val="20"/>
          <w:szCs w:val="20"/>
        </w:rPr>
        <w:t>(</w:t>
      </w:r>
      <w:proofErr w:type="spellStart"/>
      <w:r w:rsidRPr="00431B44">
        <w:rPr>
          <w:rFonts w:ascii="Courier" w:eastAsiaTheme="minorEastAsia" w:hAnsi="Courier" w:cs="Arial"/>
          <w:color w:val="000000"/>
          <w:sz w:val="20"/>
          <w:szCs w:val="20"/>
        </w:rPr>
        <w:t>seqtab.nochim</w:t>
      </w:r>
      <w:proofErr w:type="spellEnd"/>
      <w:r w:rsidRPr="00431B44">
        <w:rPr>
          <w:rFonts w:ascii="Courier" w:eastAsiaTheme="minorEastAsia" w:hAnsi="Courier" w:cs="Arial"/>
          <w:color w:val="000000"/>
          <w:sz w:val="20"/>
          <w:szCs w:val="20"/>
        </w:rPr>
        <w:t>)/sum(</w:t>
      </w:r>
      <w:proofErr w:type="spellStart"/>
      <w:r w:rsidRPr="00431B44">
        <w:rPr>
          <w:rFonts w:ascii="Courier" w:eastAsiaTheme="minorEastAsia" w:hAnsi="Courier" w:cs="Arial"/>
          <w:color w:val="000000"/>
          <w:sz w:val="20"/>
          <w:szCs w:val="20"/>
        </w:rPr>
        <w:t>seqtab</w:t>
      </w:r>
      <w:proofErr w:type="spellEnd"/>
      <w:r w:rsidR="00431B44" w:rsidRPr="00431B44">
        <w:rPr>
          <w:rFonts w:ascii="Courier" w:eastAsiaTheme="minorEastAsia" w:hAnsi="Courier" w:cs="Arial"/>
          <w:color w:val="000000"/>
          <w:sz w:val="20"/>
          <w:szCs w:val="20"/>
        </w:rPr>
        <w:t>)</w:t>
      </w:r>
    </w:p>
    <w:p w14:paraId="5EFC332A" w14:textId="77777777" w:rsidR="00AC4956" w:rsidRDefault="00AC4956" w:rsidP="00AC4956">
      <w:pPr>
        <w:rPr>
          <w:rFonts w:eastAsiaTheme="minorEastAsia" w:cs="Arial"/>
          <w:color w:val="000000"/>
        </w:rPr>
      </w:pPr>
    </w:p>
    <w:p w14:paraId="41F3557C" w14:textId="3BCD5817" w:rsidR="00BC2F08" w:rsidRDefault="00467867" w:rsidP="008D5B5B">
      <w:pPr>
        <w:rPr>
          <w:rFonts w:eastAsiaTheme="minorEastAsia" w:cs="Arial"/>
          <w:color w:val="000000"/>
        </w:rPr>
      </w:pPr>
      <w:r>
        <w:rPr>
          <w:rFonts w:eastAsiaTheme="minorEastAsia" w:cs="Arial"/>
          <w:color w:val="000000"/>
        </w:rPr>
        <w:t>**How many of your sequences were chimeric?</w:t>
      </w:r>
    </w:p>
    <w:p w14:paraId="2F235009" w14:textId="4D07C2EE" w:rsidR="00BC2F08" w:rsidRDefault="00467867" w:rsidP="008D5B5B">
      <w:pPr>
        <w:rPr>
          <w:rFonts w:eastAsiaTheme="minorEastAsia" w:cs="Arial"/>
          <w:color w:val="000000"/>
        </w:rPr>
      </w:pPr>
      <w:r>
        <w:rPr>
          <w:rFonts w:eastAsiaTheme="minorEastAsia" w:cs="Arial"/>
          <w:color w:val="000000"/>
        </w:rPr>
        <w:t xml:space="preserve">**What was the length distribution of </w:t>
      </w:r>
      <w:r w:rsidR="002C6BB1">
        <w:rPr>
          <w:rFonts w:eastAsiaTheme="minorEastAsia" w:cs="Arial"/>
          <w:color w:val="000000"/>
        </w:rPr>
        <w:t xml:space="preserve">OTU </w:t>
      </w:r>
      <w:r>
        <w:rPr>
          <w:rFonts w:eastAsiaTheme="minorEastAsia" w:cs="Arial"/>
          <w:color w:val="000000"/>
        </w:rPr>
        <w:t>sequences in your dataset?</w:t>
      </w:r>
    </w:p>
    <w:p w14:paraId="3F2AC3DF" w14:textId="77777777" w:rsidR="002C6BB1" w:rsidRDefault="002C6BB1" w:rsidP="008D5B5B">
      <w:pPr>
        <w:rPr>
          <w:rFonts w:eastAsiaTheme="minorEastAsia" w:cs="Arial"/>
          <w:color w:val="000000"/>
        </w:rPr>
      </w:pPr>
    </w:p>
    <w:p w14:paraId="4354BD7D" w14:textId="4857FB9C" w:rsidR="00120068" w:rsidRDefault="00120068" w:rsidP="008D5B5B">
      <w:pPr>
        <w:rPr>
          <w:rFonts w:eastAsiaTheme="minorEastAsia" w:cs="Arial"/>
          <w:color w:val="000000"/>
        </w:rPr>
      </w:pPr>
      <w:r>
        <w:rPr>
          <w:rFonts w:eastAsiaTheme="minorEastAsia" w:cs="Arial"/>
          <w:color w:val="000000"/>
        </w:rPr>
        <w:t>Let’s have a look at the summary of how much our data was lost during the process of quality control and OTU picking.</w:t>
      </w:r>
    </w:p>
    <w:p w14:paraId="1261ADDF" w14:textId="77777777" w:rsidR="00120068" w:rsidRDefault="00120068" w:rsidP="008D5B5B">
      <w:pPr>
        <w:rPr>
          <w:rFonts w:eastAsiaTheme="minorEastAsia" w:cs="Arial"/>
          <w:color w:val="000000"/>
        </w:rPr>
      </w:pPr>
    </w:p>
    <w:p w14:paraId="5220A960"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getN</w:t>
      </w:r>
      <w:proofErr w:type="spellEnd"/>
      <w:proofErr w:type="gramEnd"/>
      <w:r w:rsidRPr="007D08F1">
        <w:rPr>
          <w:rFonts w:ascii="Courier" w:eastAsiaTheme="minorEastAsia" w:hAnsi="Courier" w:cs="Arial"/>
          <w:color w:val="000000"/>
          <w:sz w:val="20"/>
          <w:szCs w:val="20"/>
        </w:rPr>
        <w:t xml:space="preserve"> &lt;- function(x) sum(</w:t>
      </w:r>
      <w:proofErr w:type="spellStart"/>
      <w:r w:rsidRPr="007D08F1">
        <w:rPr>
          <w:rFonts w:ascii="Courier" w:eastAsiaTheme="minorEastAsia" w:hAnsi="Courier" w:cs="Arial"/>
          <w:color w:val="000000"/>
          <w:sz w:val="20"/>
          <w:szCs w:val="20"/>
        </w:rPr>
        <w:t>getUniques</w:t>
      </w:r>
      <w:proofErr w:type="spellEnd"/>
      <w:r w:rsidRPr="007D08F1">
        <w:rPr>
          <w:rFonts w:ascii="Courier" w:eastAsiaTheme="minorEastAsia" w:hAnsi="Courier" w:cs="Arial"/>
          <w:color w:val="000000"/>
          <w:sz w:val="20"/>
          <w:szCs w:val="20"/>
        </w:rPr>
        <w:t>(x))</w:t>
      </w:r>
    </w:p>
    <w:p w14:paraId="4A0EA7C8" w14:textId="77777777" w:rsidR="007D08F1" w:rsidRPr="007D08F1" w:rsidRDefault="007D08F1" w:rsidP="00CF08C1">
      <w:pPr>
        <w:shd w:val="clear" w:color="auto" w:fill="E6E6E6"/>
        <w:rPr>
          <w:rFonts w:ascii="Courier" w:eastAsiaTheme="minorEastAsia" w:hAnsi="Courier" w:cs="Arial"/>
          <w:color w:val="000000"/>
          <w:sz w:val="20"/>
          <w:szCs w:val="20"/>
        </w:rPr>
      </w:pPr>
      <w:proofErr w:type="gramStart"/>
      <w:r w:rsidRPr="007D08F1">
        <w:rPr>
          <w:rFonts w:ascii="Courier" w:eastAsiaTheme="minorEastAsia" w:hAnsi="Courier" w:cs="Arial"/>
          <w:color w:val="000000"/>
          <w:sz w:val="20"/>
          <w:szCs w:val="20"/>
        </w:rPr>
        <w:t>track</w:t>
      </w:r>
      <w:proofErr w:type="gramEnd"/>
      <w:r w:rsidRPr="007D08F1">
        <w:rPr>
          <w:rFonts w:ascii="Courier" w:eastAsiaTheme="minorEastAsia" w:hAnsi="Courier" w:cs="Arial"/>
          <w:color w:val="000000"/>
          <w:sz w:val="20"/>
          <w:szCs w:val="20"/>
        </w:rPr>
        <w:t xml:space="preserve"> &lt;- </w:t>
      </w:r>
      <w:proofErr w:type="spellStart"/>
      <w:r w:rsidRPr="007D08F1">
        <w:rPr>
          <w:rFonts w:ascii="Courier" w:eastAsiaTheme="minorEastAsia" w:hAnsi="Courier" w:cs="Arial"/>
          <w:color w:val="000000"/>
          <w:sz w:val="20"/>
          <w:szCs w:val="20"/>
        </w:rPr>
        <w:t>cbind</w:t>
      </w:r>
      <w:proofErr w:type="spellEnd"/>
      <w:r w:rsidRPr="007D08F1">
        <w:rPr>
          <w:rFonts w:ascii="Courier" w:eastAsiaTheme="minorEastAsia" w:hAnsi="Courier" w:cs="Arial"/>
          <w:color w:val="000000"/>
          <w:sz w:val="20"/>
          <w:szCs w:val="20"/>
        </w:rPr>
        <w:t xml:space="preserve">(out, </w:t>
      </w:r>
      <w:proofErr w:type="spellStart"/>
      <w:r w:rsidRPr="007D08F1">
        <w:rPr>
          <w:rFonts w:ascii="Courier" w:eastAsiaTheme="minorEastAsia" w:hAnsi="Courier" w:cs="Arial"/>
          <w:color w:val="000000"/>
          <w:sz w:val="20"/>
          <w:szCs w:val="20"/>
        </w:rPr>
        <w:t>sapply</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dadaFs</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getN</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sapply</w:t>
      </w:r>
      <w:proofErr w:type="spellEnd"/>
      <w:r w:rsidRPr="007D08F1">
        <w:rPr>
          <w:rFonts w:ascii="Courier" w:eastAsiaTheme="minorEastAsia" w:hAnsi="Courier" w:cs="Arial"/>
          <w:color w:val="000000"/>
          <w:sz w:val="20"/>
          <w:szCs w:val="20"/>
        </w:rPr>
        <w:t xml:space="preserve">(mergers, </w:t>
      </w:r>
      <w:proofErr w:type="spellStart"/>
      <w:r w:rsidRPr="007D08F1">
        <w:rPr>
          <w:rFonts w:ascii="Courier" w:eastAsiaTheme="minorEastAsia" w:hAnsi="Courier" w:cs="Arial"/>
          <w:color w:val="000000"/>
          <w:sz w:val="20"/>
          <w:szCs w:val="20"/>
        </w:rPr>
        <w:t>getN</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rowSums</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seqtab</w:t>
      </w:r>
      <w:proofErr w:type="spellEnd"/>
      <w:r w:rsidRPr="007D08F1">
        <w:rPr>
          <w:rFonts w:ascii="Courier" w:eastAsiaTheme="minorEastAsia" w:hAnsi="Courier" w:cs="Arial"/>
          <w:color w:val="000000"/>
          <w:sz w:val="20"/>
          <w:szCs w:val="20"/>
        </w:rPr>
        <w:t xml:space="preserve">), </w:t>
      </w:r>
      <w:proofErr w:type="spellStart"/>
      <w:r w:rsidRPr="007D08F1">
        <w:rPr>
          <w:rFonts w:ascii="Courier" w:eastAsiaTheme="minorEastAsia" w:hAnsi="Courier" w:cs="Arial"/>
          <w:color w:val="000000"/>
          <w:sz w:val="20"/>
          <w:szCs w:val="20"/>
        </w:rPr>
        <w:t>rowSums</w:t>
      </w:r>
      <w:proofErr w:type="spellEnd"/>
      <w:r w:rsidRPr="007D08F1">
        <w:rPr>
          <w:rFonts w:ascii="Courier" w:eastAsiaTheme="minorEastAsia" w:hAnsi="Courier" w:cs="Arial"/>
          <w:color w:val="000000"/>
          <w:sz w:val="20"/>
          <w:szCs w:val="20"/>
        </w:rPr>
        <w:t>(</w:t>
      </w:r>
      <w:proofErr w:type="spellStart"/>
      <w:r w:rsidRPr="007D08F1">
        <w:rPr>
          <w:rFonts w:ascii="Courier" w:eastAsiaTheme="minorEastAsia" w:hAnsi="Courier" w:cs="Arial"/>
          <w:color w:val="000000"/>
          <w:sz w:val="20"/>
          <w:szCs w:val="20"/>
        </w:rPr>
        <w:t>seqtab.nochim</w:t>
      </w:r>
      <w:proofErr w:type="spellEnd"/>
      <w:r w:rsidRPr="007D08F1">
        <w:rPr>
          <w:rFonts w:ascii="Courier" w:eastAsiaTheme="minorEastAsia" w:hAnsi="Courier" w:cs="Arial"/>
          <w:color w:val="000000"/>
          <w:sz w:val="20"/>
          <w:szCs w:val="20"/>
        </w:rPr>
        <w:t>))</w:t>
      </w:r>
    </w:p>
    <w:p w14:paraId="2F4790AE"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colnames</w:t>
      </w:r>
      <w:proofErr w:type="spellEnd"/>
      <w:proofErr w:type="gramEnd"/>
      <w:r w:rsidRPr="007D08F1">
        <w:rPr>
          <w:rFonts w:ascii="Courier" w:eastAsiaTheme="minorEastAsia" w:hAnsi="Courier" w:cs="Arial"/>
          <w:color w:val="000000"/>
          <w:sz w:val="20"/>
          <w:szCs w:val="20"/>
        </w:rPr>
        <w:t>(track) &lt;- c("input", "filtered", "</w:t>
      </w:r>
      <w:proofErr w:type="spellStart"/>
      <w:r w:rsidRPr="007D08F1">
        <w:rPr>
          <w:rFonts w:ascii="Courier" w:eastAsiaTheme="minorEastAsia" w:hAnsi="Courier" w:cs="Arial"/>
          <w:color w:val="000000"/>
          <w:sz w:val="20"/>
          <w:szCs w:val="20"/>
        </w:rPr>
        <w:t>denoised</w:t>
      </w:r>
      <w:proofErr w:type="spellEnd"/>
      <w:r w:rsidRPr="007D08F1">
        <w:rPr>
          <w:rFonts w:ascii="Courier" w:eastAsiaTheme="minorEastAsia" w:hAnsi="Courier" w:cs="Arial"/>
          <w:color w:val="000000"/>
          <w:sz w:val="20"/>
          <w:szCs w:val="20"/>
        </w:rPr>
        <w:t>", "merged", "tabled", "</w:t>
      </w:r>
      <w:proofErr w:type="spellStart"/>
      <w:r w:rsidRPr="007D08F1">
        <w:rPr>
          <w:rFonts w:ascii="Courier" w:eastAsiaTheme="minorEastAsia" w:hAnsi="Courier" w:cs="Arial"/>
          <w:color w:val="000000"/>
          <w:sz w:val="20"/>
          <w:szCs w:val="20"/>
        </w:rPr>
        <w:t>nonchim</w:t>
      </w:r>
      <w:proofErr w:type="spellEnd"/>
      <w:r w:rsidRPr="007D08F1">
        <w:rPr>
          <w:rFonts w:ascii="Courier" w:eastAsiaTheme="minorEastAsia" w:hAnsi="Courier" w:cs="Arial"/>
          <w:color w:val="000000"/>
          <w:sz w:val="20"/>
          <w:szCs w:val="20"/>
        </w:rPr>
        <w:t>")</w:t>
      </w:r>
    </w:p>
    <w:p w14:paraId="678621B3" w14:textId="77777777" w:rsidR="007D08F1" w:rsidRPr="007D08F1" w:rsidRDefault="007D08F1" w:rsidP="00CF08C1">
      <w:pPr>
        <w:shd w:val="clear" w:color="auto" w:fill="E6E6E6"/>
        <w:rPr>
          <w:rFonts w:ascii="Courier" w:eastAsiaTheme="minorEastAsia" w:hAnsi="Courier" w:cs="Arial"/>
          <w:color w:val="000000"/>
          <w:sz w:val="20"/>
          <w:szCs w:val="20"/>
        </w:rPr>
      </w:pPr>
      <w:proofErr w:type="spellStart"/>
      <w:proofErr w:type="gramStart"/>
      <w:r w:rsidRPr="007D08F1">
        <w:rPr>
          <w:rFonts w:ascii="Courier" w:eastAsiaTheme="minorEastAsia" w:hAnsi="Courier" w:cs="Arial"/>
          <w:color w:val="000000"/>
          <w:sz w:val="20"/>
          <w:szCs w:val="20"/>
        </w:rPr>
        <w:t>rownames</w:t>
      </w:r>
      <w:proofErr w:type="spellEnd"/>
      <w:proofErr w:type="gramEnd"/>
      <w:r w:rsidRPr="007D08F1">
        <w:rPr>
          <w:rFonts w:ascii="Courier" w:eastAsiaTheme="minorEastAsia" w:hAnsi="Courier" w:cs="Arial"/>
          <w:color w:val="000000"/>
          <w:sz w:val="20"/>
          <w:szCs w:val="20"/>
        </w:rPr>
        <w:t xml:space="preserve">(track) &lt;- </w:t>
      </w:r>
      <w:proofErr w:type="spellStart"/>
      <w:r w:rsidRPr="007D08F1">
        <w:rPr>
          <w:rFonts w:ascii="Courier" w:eastAsiaTheme="minorEastAsia" w:hAnsi="Courier" w:cs="Arial"/>
          <w:color w:val="000000"/>
          <w:sz w:val="20"/>
          <w:szCs w:val="20"/>
        </w:rPr>
        <w:t>sample.names</w:t>
      </w:r>
      <w:proofErr w:type="spellEnd"/>
    </w:p>
    <w:p w14:paraId="725C60F7" w14:textId="1FC7BC9A" w:rsidR="00120068" w:rsidRDefault="007D08F1" w:rsidP="00CF08C1">
      <w:pPr>
        <w:shd w:val="clear" w:color="auto" w:fill="E6E6E6"/>
        <w:rPr>
          <w:rFonts w:eastAsiaTheme="minorEastAsia" w:cs="Arial"/>
          <w:color w:val="000000"/>
        </w:rPr>
      </w:pPr>
      <w:proofErr w:type="gramStart"/>
      <w:r w:rsidRPr="007D08F1">
        <w:rPr>
          <w:rFonts w:ascii="Courier" w:eastAsiaTheme="minorEastAsia" w:hAnsi="Courier" w:cs="Arial"/>
          <w:color w:val="000000"/>
          <w:sz w:val="20"/>
          <w:szCs w:val="20"/>
        </w:rPr>
        <w:t>head</w:t>
      </w:r>
      <w:proofErr w:type="gramEnd"/>
      <w:r w:rsidRPr="007D08F1">
        <w:rPr>
          <w:rFonts w:ascii="Courier" w:eastAsiaTheme="minorEastAsia" w:hAnsi="Courier" w:cs="Arial"/>
          <w:color w:val="000000"/>
          <w:sz w:val="20"/>
          <w:szCs w:val="20"/>
        </w:rPr>
        <w:t>(track)</w:t>
      </w:r>
    </w:p>
    <w:p w14:paraId="66A929A3" w14:textId="77777777" w:rsidR="002C6BB1" w:rsidRDefault="002C6BB1" w:rsidP="008D5B5B">
      <w:pPr>
        <w:rPr>
          <w:rFonts w:eastAsiaTheme="minorEastAsia" w:cs="Arial"/>
          <w:color w:val="000000"/>
        </w:rPr>
      </w:pPr>
    </w:p>
    <w:p w14:paraId="7A2DCAC7" w14:textId="449F7ECB" w:rsidR="00CF08C1" w:rsidRDefault="00CF08C1" w:rsidP="008D5B5B">
      <w:pPr>
        <w:rPr>
          <w:rFonts w:eastAsiaTheme="minorEastAsia" w:cs="Arial"/>
          <w:color w:val="000000"/>
        </w:rPr>
      </w:pPr>
      <w:r>
        <w:rPr>
          <w:rFonts w:eastAsiaTheme="minorEastAsia" w:cs="Arial"/>
          <w:color w:val="000000"/>
        </w:rPr>
        <w:t>**Use the table “track” to determine how many reads went into each dataset (PE, PS, RE, RS) and how many non-chimeric reads survived OTU processing and quality control.</w:t>
      </w:r>
    </w:p>
    <w:p w14:paraId="3A8CEB94" w14:textId="77777777" w:rsidR="008F5EBD" w:rsidRDefault="008F5EBD" w:rsidP="008D5B5B">
      <w:pPr>
        <w:rPr>
          <w:rFonts w:eastAsiaTheme="minorEastAsia" w:cs="Arial"/>
          <w:color w:val="000000"/>
        </w:rPr>
      </w:pPr>
    </w:p>
    <w:p w14:paraId="6411B84C" w14:textId="6BB77683" w:rsidR="008F5EBD" w:rsidRDefault="008F5EBD" w:rsidP="008D5B5B">
      <w:pPr>
        <w:rPr>
          <w:rFonts w:eastAsiaTheme="minorEastAsia" w:cs="Arial"/>
          <w:color w:val="000000"/>
        </w:rPr>
      </w:pPr>
      <w:r>
        <w:rPr>
          <w:rFonts w:eastAsiaTheme="minorEastAsia" w:cs="Arial"/>
          <w:color w:val="000000"/>
        </w:rPr>
        <w:t>Now we know that we have some reads, but what is their taxonomy? Let’s assign taxonomy to the Silva database.</w:t>
      </w:r>
    </w:p>
    <w:p w14:paraId="40CF4C86" w14:textId="77777777" w:rsidR="008F5EBD" w:rsidRDefault="008F5EBD" w:rsidP="008D5B5B">
      <w:pPr>
        <w:rPr>
          <w:rFonts w:eastAsiaTheme="minorEastAsia" w:cs="Arial"/>
          <w:color w:val="000000"/>
        </w:rPr>
      </w:pPr>
    </w:p>
    <w:p w14:paraId="6FAD5DA3" w14:textId="79D21145" w:rsidR="008F5EBD" w:rsidRPr="008F5EBD" w:rsidRDefault="008F5EBD" w:rsidP="008F5EBD">
      <w:pPr>
        <w:shd w:val="clear" w:color="auto" w:fill="E6E6E6"/>
        <w:rPr>
          <w:rFonts w:ascii="Courier" w:eastAsiaTheme="minorEastAsia" w:hAnsi="Courier" w:cs="Arial"/>
          <w:color w:val="000000"/>
          <w:sz w:val="20"/>
          <w:szCs w:val="20"/>
        </w:rPr>
      </w:pPr>
      <w:proofErr w:type="spellStart"/>
      <w:proofErr w:type="gramStart"/>
      <w:r w:rsidRPr="008F5EBD">
        <w:rPr>
          <w:rFonts w:ascii="Courier" w:eastAsiaTheme="minorEastAsia" w:hAnsi="Courier" w:cs="Arial"/>
          <w:color w:val="000000"/>
          <w:sz w:val="20"/>
          <w:szCs w:val="20"/>
        </w:rPr>
        <w:t>silva</w:t>
      </w:r>
      <w:proofErr w:type="spellEnd"/>
      <w:proofErr w:type="gramEnd"/>
      <w:r w:rsidRPr="008F5EBD">
        <w:rPr>
          <w:rFonts w:ascii="Courier" w:eastAsiaTheme="minorEastAsia" w:hAnsi="Courier" w:cs="Arial"/>
          <w:color w:val="000000"/>
          <w:sz w:val="20"/>
          <w:szCs w:val="20"/>
        </w:rPr>
        <w:t>&lt;-("~/Micro</w:t>
      </w:r>
      <w:r w:rsidR="00EF0363">
        <w:rPr>
          <w:rFonts w:ascii="Courier" w:eastAsiaTheme="minorEastAsia" w:hAnsi="Courier" w:cs="Arial"/>
          <w:color w:val="000000"/>
          <w:sz w:val="20"/>
          <w:szCs w:val="20"/>
        </w:rPr>
        <w:t>336/data/databases</w:t>
      </w:r>
      <w:r w:rsidRPr="008F5EBD">
        <w:rPr>
          <w:rFonts w:ascii="Courier" w:eastAsiaTheme="minorEastAsia" w:hAnsi="Courier" w:cs="Arial"/>
          <w:color w:val="000000"/>
          <w:sz w:val="20"/>
          <w:szCs w:val="20"/>
        </w:rPr>
        <w:t>/silva_nr_v128_train_set.fa.gz")</w:t>
      </w:r>
    </w:p>
    <w:p w14:paraId="68EE34FE" w14:textId="77777777" w:rsidR="008F5EBD" w:rsidRPr="008F5EBD" w:rsidRDefault="008F5EBD" w:rsidP="008F5EBD">
      <w:pPr>
        <w:shd w:val="clear" w:color="auto" w:fill="E6E6E6"/>
        <w:rPr>
          <w:rFonts w:ascii="Courier" w:eastAsiaTheme="minorEastAsia" w:hAnsi="Courier" w:cs="Arial"/>
          <w:color w:val="000000"/>
          <w:sz w:val="20"/>
          <w:szCs w:val="20"/>
        </w:rPr>
      </w:pPr>
      <w:proofErr w:type="gramStart"/>
      <w:r w:rsidRPr="008F5EBD">
        <w:rPr>
          <w:rFonts w:ascii="Courier" w:eastAsiaTheme="minorEastAsia" w:hAnsi="Courier" w:cs="Arial"/>
          <w:color w:val="000000"/>
          <w:sz w:val="20"/>
          <w:szCs w:val="20"/>
        </w:rPr>
        <w:t>taxa</w:t>
      </w:r>
      <w:proofErr w:type="gramEnd"/>
      <w:r w:rsidRPr="008F5EBD">
        <w:rPr>
          <w:rFonts w:ascii="Courier" w:eastAsiaTheme="minorEastAsia" w:hAnsi="Courier" w:cs="Arial"/>
          <w:color w:val="000000"/>
          <w:sz w:val="20"/>
          <w:szCs w:val="20"/>
        </w:rPr>
        <w:t xml:space="preserve"> &lt;- </w:t>
      </w:r>
      <w:proofErr w:type="spellStart"/>
      <w:r w:rsidRPr="008F5EBD">
        <w:rPr>
          <w:rFonts w:ascii="Courier" w:eastAsiaTheme="minorEastAsia" w:hAnsi="Courier" w:cs="Arial"/>
          <w:color w:val="000000"/>
          <w:sz w:val="20"/>
          <w:szCs w:val="20"/>
        </w:rPr>
        <w:t>assignTaxonomy</w:t>
      </w:r>
      <w:proofErr w:type="spellEnd"/>
      <w:r w:rsidRPr="008F5EBD">
        <w:rPr>
          <w:rFonts w:ascii="Courier" w:eastAsiaTheme="minorEastAsia" w:hAnsi="Courier" w:cs="Arial"/>
          <w:color w:val="000000"/>
          <w:sz w:val="20"/>
          <w:szCs w:val="20"/>
        </w:rPr>
        <w:t>(</w:t>
      </w:r>
      <w:proofErr w:type="spellStart"/>
      <w:r w:rsidRPr="008F5EBD">
        <w:rPr>
          <w:rFonts w:ascii="Courier" w:eastAsiaTheme="minorEastAsia" w:hAnsi="Courier" w:cs="Arial"/>
          <w:color w:val="000000"/>
          <w:sz w:val="20"/>
          <w:szCs w:val="20"/>
        </w:rPr>
        <w:t>seqtab.nochim</w:t>
      </w:r>
      <w:proofErr w:type="spellEnd"/>
      <w:r w:rsidRPr="008F5EBD">
        <w:rPr>
          <w:rFonts w:ascii="Courier" w:eastAsiaTheme="minorEastAsia" w:hAnsi="Courier" w:cs="Arial"/>
          <w:color w:val="000000"/>
          <w:sz w:val="20"/>
          <w:szCs w:val="20"/>
        </w:rPr>
        <w:t xml:space="preserve">, </w:t>
      </w:r>
      <w:proofErr w:type="spellStart"/>
      <w:r w:rsidRPr="008F5EBD">
        <w:rPr>
          <w:rFonts w:ascii="Courier" w:eastAsiaTheme="minorEastAsia" w:hAnsi="Courier" w:cs="Arial"/>
          <w:color w:val="000000"/>
          <w:sz w:val="20"/>
          <w:szCs w:val="20"/>
        </w:rPr>
        <w:t>silva</w:t>
      </w:r>
      <w:proofErr w:type="spellEnd"/>
      <w:r w:rsidRPr="008F5EBD">
        <w:rPr>
          <w:rFonts w:ascii="Courier" w:eastAsiaTheme="minorEastAsia" w:hAnsi="Courier" w:cs="Arial"/>
          <w:color w:val="000000"/>
          <w:sz w:val="20"/>
          <w:szCs w:val="20"/>
        </w:rPr>
        <w:t>, multithread=TRUE)</w:t>
      </w:r>
    </w:p>
    <w:p w14:paraId="784A6484" w14:textId="1573DB01" w:rsidR="008F5EBD" w:rsidRPr="008F5EBD" w:rsidRDefault="008F5EBD" w:rsidP="008F5EBD">
      <w:pPr>
        <w:shd w:val="clear" w:color="auto" w:fill="E6E6E6"/>
        <w:rPr>
          <w:rFonts w:ascii="Courier" w:eastAsiaTheme="minorEastAsia" w:hAnsi="Courier" w:cs="Arial"/>
          <w:color w:val="000000"/>
          <w:sz w:val="20"/>
          <w:szCs w:val="20"/>
        </w:rPr>
      </w:pPr>
      <w:proofErr w:type="spellStart"/>
      <w:proofErr w:type="gramStart"/>
      <w:r w:rsidRPr="008F5EBD">
        <w:rPr>
          <w:rFonts w:ascii="Courier" w:eastAsiaTheme="minorEastAsia" w:hAnsi="Courier" w:cs="Arial"/>
          <w:color w:val="000000"/>
          <w:sz w:val="20"/>
          <w:szCs w:val="20"/>
        </w:rPr>
        <w:t>unname</w:t>
      </w:r>
      <w:proofErr w:type="spellEnd"/>
      <w:proofErr w:type="gramEnd"/>
      <w:r w:rsidRPr="008F5EBD">
        <w:rPr>
          <w:rFonts w:ascii="Courier" w:eastAsiaTheme="minorEastAsia" w:hAnsi="Courier" w:cs="Arial"/>
          <w:color w:val="000000"/>
          <w:sz w:val="20"/>
          <w:szCs w:val="20"/>
        </w:rPr>
        <w:t>(head(taxa))</w:t>
      </w:r>
    </w:p>
    <w:p w14:paraId="6C9FAC3D" w14:textId="77777777" w:rsidR="00CF08C1" w:rsidRDefault="00CF08C1" w:rsidP="008D5B5B">
      <w:pPr>
        <w:rPr>
          <w:rFonts w:eastAsiaTheme="minorEastAsia" w:cs="Arial"/>
          <w:color w:val="000000"/>
        </w:rPr>
      </w:pPr>
    </w:p>
    <w:p w14:paraId="4F6F3FE3" w14:textId="2D22C684" w:rsidR="002308D9" w:rsidRDefault="002308D9" w:rsidP="008D5B5B">
      <w:pPr>
        <w:rPr>
          <w:rFonts w:eastAsiaTheme="minorEastAsia" w:cs="Arial"/>
          <w:color w:val="000000"/>
        </w:rPr>
      </w:pPr>
      <w:r>
        <w:rPr>
          <w:rFonts w:eastAsiaTheme="minorEastAsia" w:cs="Arial"/>
          <w:color w:val="000000"/>
        </w:rPr>
        <w:t xml:space="preserve">Finally, let’s send our data to a </w:t>
      </w:r>
      <w:proofErr w:type="spellStart"/>
      <w:r>
        <w:rPr>
          <w:rFonts w:eastAsiaTheme="minorEastAsia" w:cs="Arial"/>
          <w:color w:val="000000"/>
        </w:rPr>
        <w:t>Phyloseq</w:t>
      </w:r>
      <w:proofErr w:type="spellEnd"/>
      <w:r>
        <w:rPr>
          <w:rFonts w:eastAsiaTheme="minorEastAsia" w:cs="Arial"/>
          <w:color w:val="000000"/>
        </w:rPr>
        <w:t xml:space="preserve"> object so we can make some plots</w:t>
      </w:r>
    </w:p>
    <w:p w14:paraId="3C871D00"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samples.out</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rownames</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seqtab.nochim</w:t>
      </w:r>
      <w:proofErr w:type="spellEnd"/>
      <w:r w:rsidRPr="008E5698">
        <w:rPr>
          <w:rFonts w:ascii="Courier" w:eastAsiaTheme="minorEastAsia" w:hAnsi="Courier" w:cs="Arial"/>
          <w:color w:val="000000"/>
          <w:sz w:val="20"/>
          <w:szCs w:val="20"/>
        </w:rPr>
        <w:t>)</w:t>
      </w:r>
    </w:p>
    <w:p w14:paraId="26704F5C" w14:textId="77777777" w:rsidR="008E5698" w:rsidRPr="008E5698" w:rsidRDefault="008E5698" w:rsidP="008E5698">
      <w:pPr>
        <w:shd w:val="clear" w:color="auto" w:fill="E6E6E6"/>
        <w:rPr>
          <w:rFonts w:ascii="Courier" w:eastAsiaTheme="minorEastAsia" w:hAnsi="Courier" w:cs="Arial"/>
          <w:color w:val="000000"/>
          <w:sz w:val="20"/>
          <w:szCs w:val="20"/>
        </w:rPr>
      </w:pPr>
      <w:proofErr w:type="gramStart"/>
      <w:r w:rsidRPr="008E5698">
        <w:rPr>
          <w:rFonts w:ascii="Courier" w:eastAsiaTheme="minorEastAsia" w:hAnsi="Courier" w:cs="Arial"/>
          <w:color w:val="000000"/>
          <w:sz w:val="20"/>
          <w:szCs w:val="20"/>
        </w:rPr>
        <w:t>subject</w:t>
      </w:r>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samples.out</w:t>
      </w:r>
      <w:proofErr w:type="spellEnd"/>
    </w:p>
    <w:p w14:paraId="3DA14567"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samdf</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data.frame</w:t>
      </w:r>
      <w:proofErr w:type="spellEnd"/>
      <w:r w:rsidRPr="008E5698">
        <w:rPr>
          <w:rFonts w:ascii="Courier" w:eastAsiaTheme="minorEastAsia" w:hAnsi="Courier" w:cs="Arial"/>
          <w:color w:val="000000"/>
          <w:sz w:val="20"/>
          <w:szCs w:val="20"/>
        </w:rPr>
        <w:t>(Subject=subject)</w:t>
      </w:r>
    </w:p>
    <w:p w14:paraId="6EF0571C"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rownames</w:t>
      </w:r>
      <w:proofErr w:type="spellEnd"/>
      <w:proofErr w:type="gram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samdf</w:t>
      </w:r>
      <w:proofErr w:type="spell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samples.out</w:t>
      </w:r>
      <w:proofErr w:type="spellEnd"/>
    </w:p>
    <w:p w14:paraId="154AAD15" w14:textId="77777777" w:rsidR="008E5698" w:rsidRPr="008E5698" w:rsidRDefault="008E5698" w:rsidP="008E5698">
      <w:pPr>
        <w:shd w:val="clear" w:color="auto" w:fill="E6E6E6"/>
        <w:rPr>
          <w:rFonts w:ascii="Courier" w:eastAsiaTheme="minorEastAsia" w:hAnsi="Courier" w:cs="Arial"/>
          <w:color w:val="000000"/>
          <w:sz w:val="20"/>
          <w:szCs w:val="20"/>
        </w:rPr>
      </w:pPr>
    </w:p>
    <w:p w14:paraId="6CDEC549"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Construct </w:t>
      </w:r>
      <w:proofErr w:type="spellStart"/>
      <w:r w:rsidRPr="008E5698">
        <w:rPr>
          <w:rFonts w:ascii="Courier" w:eastAsiaTheme="minorEastAsia" w:hAnsi="Courier" w:cs="Arial"/>
          <w:color w:val="000000"/>
          <w:sz w:val="20"/>
          <w:szCs w:val="20"/>
        </w:rPr>
        <w:t>phyloseq</w:t>
      </w:r>
      <w:proofErr w:type="spellEnd"/>
      <w:r w:rsidRPr="008E5698">
        <w:rPr>
          <w:rFonts w:ascii="Courier" w:eastAsiaTheme="minorEastAsia" w:hAnsi="Courier" w:cs="Arial"/>
          <w:color w:val="000000"/>
          <w:sz w:val="20"/>
          <w:szCs w:val="20"/>
        </w:rPr>
        <w:t xml:space="preserve"> object (straightforward from dada2 outputs)</w:t>
      </w:r>
    </w:p>
    <w:p w14:paraId="39436660"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ps</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phyloseq</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otu_table</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seqtab.nochim</w:t>
      </w:r>
      <w:proofErr w:type="spellEnd"/>
      <w:r w:rsidRPr="008E5698">
        <w:rPr>
          <w:rFonts w:ascii="Courier" w:eastAsiaTheme="minorEastAsia" w:hAnsi="Courier" w:cs="Arial"/>
          <w:color w:val="000000"/>
          <w:sz w:val="20"/>
          <w:szCs w:val="20"/>
        </w:rPr>
        <w:t xml:space="preserve">, </w:t>
      </w:r>
      <w:proofErr w:type="spellStart"/>
      <w:r w:rsidRPr="008E5698">
        <w:rPr>
          <w:rFonts w:ascii="Courier" w:eastAsiaTheme="minorEastAsia" w:hAnsi="Courier" w:cs="Arial"/>
          <w:color w:val="000000"/>
          <w:sz w:val="20"/>
          <w:szCs w:val="20"/>
        </w:rPr>
        <w:t>taxa_are_rows</w:t>
      </w:r>
      <w:proofErr w:type="spellEnd"/>
      <w:r w:rsidRPr="008E5698">
        <w:rPr>
          <w:rFonts w:ascii="Courier" w:eastAsiaTheme="minorEastAsia" w:hAnsi="Courier" w:cs="Arial"/>
          <w:color w:val="000000"/>
          <w:sz w:val="20"/>
          <w:szCs w:val="20"/>
        </w:rPr>
        <w:t xml:space="preserve">=FALSE), </w:t>
      </w:r>
    </w:p>
    <w:p w14:paraId="69BB373B"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sample</w:t>
      </w:r>
      <w:proofErr w:type="gramEnd"/>
      <w:r w:rsidRPr="008E5698">
        <w:rPr>
          <w:rFonts w:ascii="Courier" w:eastAsiaTheme="minorEastAsia" w:hAnsi="Courier" w:cs="Arial"/>
          <w:color w:val="000000"/>
          <w:sz w:val="20"/>
          <w:szCs w:val="20"/>
        </w:rPr>
        <w:t>_data</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samdf</w:t>
      </w:r>
      <w:proofErr w:type="spellEnd"/>
      <w:r w:rsidRPr="008E5698">
        <w:rPr>
          <w:rFonts w:ascii="Courier" w:eastAsiaTheme="minorEastAsia" w:hAnsi="Courier" w:cs="Arial"/>
          <w:color w:val="000000"/>
          <w:sz w:val="20"/>
          <w:szCs w:val="20"/>
        </w:rPr>
        <w:t xml:space="preserve">), </w:t>
      </w:r>
    </w:p>
    <w:p w14:paraId="4E42C1C7"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tax</w:t>
      </w:r>
      <w:proofErr w:type="gramEnd"/>
      <w:r w:rsidRPr="008E5698">
        <w:rPr>
          <w:rFonts w:ascii="Courier" w:eastAsiaTheme="minorEastAsia" w:hAnsi="Courier" w:cs="Arial"/>
          <w:color w:val="000000"/>
          <w:sz w:val="20"/>
          <w:szCs w:val="20"/>
        </w:rPr>
        <w:t>_table</w:t>
      </w:r>
      <w:proofErr w:type="spellEnd"/>
      <w:r w:rsidRPr="008E5698">
        <w:rPr>
          <w:rFonts w:ascii="Courier" w:eastAsiaTheme="minorEastAsia" w:hAnsi="Courier" w:cs="Arial"/>
          <w:color w:val="000000"/>
          <w:sz w:val="20"/>
          <w:szCs w:val="20"/>
        </w:rPr>
        <w:t>(taxa))</w:t>
      </w:r>
    </w:p>
    <w:p w14:paraId="7210C5FB" w14:textId="77777777" w:rsidR="008E5698" w:rsidRPr="008E5698" w:rsidRDefault="008E5698" w:rsidP="008E5698">
      <w:pPr>
        <w:shd w:val="clear" w:color="auto" w:fill="E6E6E6"/>
        <w:rPr>
          <w:rFonts w:ascii="Courier" w:eastAsiaTheme="minorEastAsia" w:hAnsi="Courier" w:cs="Arial"/>
          <w:color w:val="000000"/>
          <w:sz w:val="20"/>
          <w:szCs w:val="20"/>
        </w:rPr>
      </w:pPr>
      <w:proofErr w:type="spellStart"/>
      <w:proofErr w:type="gramStart"/>
      <w:r w:rsidRPr="008E5698">
        <w:rPr>
          <w:rFonts w:ascii="Courier" w:eastAsiaTheme="minorEastAsia" w:hAnsi="Courier" w:cs="Arial"/>
          <w:color w:val="000000"/>
          <w:sz w:val="20"/>
          <w:szCs w:val="20"/>
        </w:rPr>
        <w:t>ps</w:t>
      </w:r>
      <w:proofErr w:type="spellEnd"/>
      <w:proofErr w:type="gramEnd"/>
    </w:p>
    <w:p w14:paraId="08883475" w14:textId="77777777" w:rsidR="008E5698" w:rsidRPr="008E5698" w:rsidRDefault="008E5698" w:rsidP="008E5698">
      <w:pPr>
        <w:shd w:val="clear" w:color="auto" w:fill="E6E6E6"/>
        <w:rPr>
          <w:rFonts w:ascii="Courier" w:eastAsiaTheme="minorEastAsia" w:hAnsi="Courier" w:cs="Arial"/>
          <w:color w:val="000000"/>
          <w:sz w:val="20"/>
          <w:szCs w:val="20"/>
        </w:rPr>
      </w:pPr>
    </w:p>
    <w:p w14:paraId="6C513329"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What do our reads per sample &amp; taxonomic distribution look like?</w:t>
      </w:r>
    </w:p>
    <w:p w14:paraId="022490C1"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plot</w:t>
      </w:r>
      <w:proofErr w:type="gramEnd"/>
      <w:r w:rsidRPr="008E5698">
        <w:rPr>
          <w:rFonts w:ascii="Courier" w:eastAsiaTheme="minorEastAsia" w:hAnsi="Courier" w:cs="Arial"/>
          <w:color w:val="000000"/>
          <w:sz w:val="20"/>
          <w:szCs w:val="20"/>
        </w:rPr>
        <w:t>_bar</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w:t>
      </w:r>
      <w:proofErr w:type="spellEnd"/>
      <w:r w:rsidRPr="008E5698">
        <w:rPr>
          <w:rFonts w:ascii="Courier" w:eastAsiaTheme="minorEastAsia" w:hAnsi="Courier" w:cs="Arial"/>
          <w:color w:val="000000"/>
          <w:sz w:val="20"/>
          <w:szCs w:val="20"/>
        </w:rPr>
        <w:t xml:space="preserve">, x="Subject", fill="Phylum") </w:t>
      </w:r>
    </w:p>
    <w:p w14:paraId="4FD1DC1B" w14:textId="77777777"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ps.tx</w:t>
      </w:r>
      <w:proofErr w:type="spellEnd"/>
      <w:proofErr w:type="gramEnd"/>
      <w:r w:rsidRPr="008E5698">
        <w:rPr>
          <w:rFonts w:ascii="Courier" w:eastAsiaTheme="minorEastAsia" w:hAnsi="Courier" w:cs="Arial"/>
          <w:color w:val="000000"/>
          <w:sz w:val="20"/>
          <w:szCs w:val="20"/>
        </w:rPr>
        <w:t xml:space="preserve"> &lt;- </w:t>
      </w:r>
      <w:proofErr w:type="spellStart"/>
      <w:r w:rsidRPr="008E5698">
        <w:rPr>
          <w:rFonts w:ascii="Courier" w:eastAsiaTheme="minorEastAsia" w:hAnsi="Courier" w:cs="Arial"/>
          <w:color w:val="000000"/>
          <w:sz w:val="20"/>
          <w:szCs w:val="20"/>
        </w:rPr>
        <w:t>transform_sample_counts</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w:t>
      </w:r>
      <w:proofErr w:type="spellEnd"/>
      <w:r w:rsidRPr="008E5698">
        <w:rPr>
          <w:rFonts w:ascii="Courier" w:eastAsiaTheme="minorEastAsia" w:hAnsi="Courier" w:cs="Arial"/>
          <w:color w:val="000000"/>
          <w:sz w:val="20"/>
          <w:szCs w:val="20"/>
        </w:rPr>
        <w:t>, function(OTU) OTU/sum(OTU))</w:t>
      </w:r>
    </w:p>
    <w:p w14:paraId="40F5E728" w14:textId="3DBE7B14" w:rsidR="008E5698" w:rsidRPr="008E5698" w:rsidRDefault="008E5698" w:rsidP="008E5698">
      <w:pPr>
        <w:shd w:val="clear" w:color="auto" w:fill="E6E6E6"/>
        <w:rPr>
          <w:rFonts w:ascii="Courier" w:eastAsiaTheme="minorEastAsia" w:hAnsi="Courier" w:cs="Arial"/>
          <w:color w:val="000000"/>
          <w:sz w:val="20"/>
          <w:szCs w:val="20"/>
        </w:rPr>
      </w:pPr>
      <w:r w:rsidRPr="008E5698">
        <w:rPr>
          <w:rFonts w:ascii="Courier" w:eastAsiaTheme="minorEastAsia" w:hAnsi="Courier" w:cs="Arial"/>
          <w:color w:val="000000"/>
          <w:sz w:val="20"/>
          <w:szCs w:val="20"/>
        </w:rPr>
        <w:t xml:space="preserve"> </w:t>
      </w:r>
      <w:proofErr w:type="spellStart"/>
      <w:proofErr w:type="gramStart"/>
      <w:r w:rsidRPr="008E5698">
        <w:rPr>
          <w:rFonts w:ascii="Courier" w:eastAsiaTheme="minorEastAsia" w:hAnsi="Courier" w:cs="Arial"/>
          <w:color w:val="000000"/>
          <w:sz w:val="20"/>
          <w:szCs w:val="20"/>
        </w:rPr>
        <w:t>plot</w:t>
      </w:r>
      <w:proofErr w:type="gramEnd"/>
      <w:r w:rsidRPr="008E5698">
        <w:rPr>
          <w:rFonts w:ascii="Courier" w:eastAsiaTheme="minorEastAsia" w:hAnsi="Courier" w:cs="Arial"/>
          <w:color w:val="000000"/>
          <w:sz w:val="20"/>
          <w:szCs w:val="20"/>
        </w:rPr>
        <w:t>_bar</w:t>
      </w:r>
      <w:proofErr w:type="spellEnd"/>
      <w:r w:rsidRPr="008E5698">
        <w:rPr>
          <w:rFonts w:ascii="Courier" w:eastAsiaTheme="minorEastAsia" w:hAnsi="Courier" w:cs="Arial"/>
          <w:color w:val="000000"/>
          <w:sz w:val="20"/>
          <w:szCs w:val="20"/>
        </w:rPr>
        <w:t>(</w:t>
      </w:r>
      <w:proofErr w:type="spellStart"/>
      <w:r w:rsidRPr="008E5698">
        <w:rPr>
          <w:rFonts w:ascii="Courier" w:eastAsiaTheme="minorEastAsia" w:hAnsi="Courier" w:cs="Arial"/>
          <w:color w:val="000000"/>
          <w:sz w:val="20"/>
          <w:szCs w:val="20"/>
        </w:rPr>
        <w:t>ps.tx</w:t>
      </w:r>
      <w:proofErr w:type="spellEnd"/>
      <w:r w:rsidRPr="008E5698">
        <w:rPr>
          <w:rFonts w:ascii="Courier" w:eastAsiaTheme="minorEastAsia" w:hAnsi="Courier" w:cs="Arial"/>
          <w:color w:val="000000"/>
          <w:sz w:val="20"/>
          <w:szCs w:val="20"/>
        </w:rPr>
        <w:t>, x="Subject", fill="</w:t>
      </w:r>
      <w:r w:rsidR="00E62EB8">
        <w:rPr>
          <w:rFonts w:ascii="Courier" w:eastAsiaTheme="minorEastAsia" w:hAnsi="Courier" w:cs="Arial"/>
          <w:color w:val="000000"/>
          <w:sz w:val="20"/>
          <w:szCs w:val="20"/>
        </w:rPr>
        <w:t>Genus</w:t>
      </w:r>
      <w:r w:rsidRPr="008E5698">
        <w:rPr>
          <w:rFonts w:ascii="Courier" w:eastAsiaTheme="minorEastAsia" w:hAnsi="Courier" w:cs="Arial"/>
          <w:color w:val="000000"/>
          <w:sz w:val="20"/>
          <w:szCs w:val="20"/>
        </w:rPr>
        <w:t xml:space="preserve">") </w:t>
      </w:r>
    </w:p>
    <w:p w14:paraId="5AAB0AB4" w14:textId="2B94EA79" w:rsidR="002308D9" w:rsidRPr="008F5EBD" w:rsidRDefault="002308D9" w:rsidP="008E5698">
      <w:pPr>
        <w:shd w:val="clear" w:color="auto" w:fill="E6E6E6"/>
        <w:rPr>
          <w:rFonts w:ascii="Courier" w:eastAsiaTheme="minorEastAsia" w:hAnsi="Courier" w:cs="Arial"/>
          <w:color w:val="000000"/>
          <w:sz w:val="20"/>
          <w:szCs w:val="20"/>
        </w:rPr>
      </w:pPr>
    </w:p>
    <w:p w14:paraId="30450BF3" w14:textId="77777777" w:rsidR="002308D9" w:rsidRDefault="002308D9" w:rsidP="008D5B5B">
      <w:pPr>
        <w:rPr>
          <w:rFonts w:eastAsiaTheme="minorEastAsia" w:cs="Arial"/>
          <w:color w:val="000000"/>
        </w:rPr>
      </w:pPr>
    </w:p>
    <w:p w14:paraId="1E0C10D1" w14:textId="354889CE" w:rsidR="001F61F7" w:rsidRDefault="001F61F7" w:rsidP="008D5B5B">
      <w:pPr>
        <w:rPr>
          <w:rFonts w:eastAsiaTheme="minorEastAsia" w:cs="Arial"/>
          <w:color w:val="000000"/>
        </w:rPr>
      </w:pPr>
      <w:r>
        <w:rPr>
          <w:rFonts w:eastAsiaTheme="minorEastAsia" w:cs="Arial"/>
          <w:color w:val="000000"/>
        </w:rPr>
        <w:t>*What’s the most obvious difference between your paired &amp; staggered communities?</w:t>
      </w:r>
    </w:p>
    <w:p w14:paraId="6F702B55" w14:textId="77777777" w:rsidR="00026629" w:rsidRDefault="00026629" w:rsidP="008D5B5B">
      <w:pPr>
        <w:rPr>
          <w:rFonts w:eastAsiaTheme="minorEastAsia" w:cs="Arial"/>
          <w:color w:val="000000"/>
        </w:rPr>
      </w:pPr>
    </w:p>
    <w:p w14:paraId="234695D4" w14:textId="0E7D5D33" w:rsidR="00026629" w:rsidRDefault="00026629" w:rsidP="00026629">
      <w:pPr>
        <w:shd w:val="clear" w:color="auto" w:fill="E6E6E6"/>
        <w:rPr>
          <w:rFonts w:eastAsiaTheme="minorEastAsia" w:cs="Arial"/>
          <w:color w:val="000000"/>
        </w:rPr>
      </w:pPr>
      <w:proofErr w:type="gramStart"/>
      <w:r>
        <w:rPr>
          <w:rFonts w:eastAsiaTheme="minorEastAsia" w:cs="Arial"/>
          <w:color w:val="000000"/>
        </w:rPr>
        <w:t>View(</w:t>
      </w:r>
      <w:proofErr w:type="spellStart"/>
      <w:proofErr w:type="gramEnd"/>
      <w:r>
        <w:rPr>
          <w:rFonts w:eastAsiaTheme="minorEastAsia" w:cs="Arial"/>
          <w:color w:val="000000"/>
        </w:rPr>
        <w:t>tax_table</w:t>
      </w:r>
      <w:proofErr w:type="spellEnd"/>
      <w:r>
        <w:rPr>
          <w:rFonts w:eastAsiaTheme="minorEastAsia" w:cs="Arial"/>
          <w:color w:val="000000"/>
        </w:rPr>
        <w:t>(</w:t>
      </w:r>
      <w:proofErr w:type="spellStart"/>
      <w:r>
        <w:rPr>
          <w:rFonts w:eastAsiaTheme="minorEastAsia" w:cs="Arial"/>
          <w:color w:val="000000"/>
        </w:rPr>
        <w:t>ps</w:t>
      </w:r>
      <w:proofErr w:type="spellEnd"/>
      <w:r>
        <w:rPr>
          <w:rFonts w:eastAsiaTheme="minorEastAsia" w:cs="Arial"/>
          <w:color w:val="000000"/>
        </w:rPr>
        <w:t>))</w:t>
      </w:r>
    </w:p>
    <w:p w14:paraId="65EEA002" w14:textId="77777777" w:rsidR="00026629" w:rsidRDefault="00026629" w:rsidP="008D5B5B">
      <w:pPr>
        <w:rPr>
          <w:rFonts w:eastAsiaTheme="minorEastAsia" w:cs="Arial"/>
          <w:color w:val="000000"/>
        </w:rPr>
      </w:pPr>
    </w:p>
    <w:p w14:paraId="7A6D134A" w14:textId="65A01CE0" w:rsidR="00026629" w:rsidRDefault="00026629" w:rsidP="008D5B5B">
      <w:pPr>
        <w:rPr>
          <w:rFonts w:eastAsiaTheme="minorEastAsia" w:cs="Arial"/>
          <w:color w:val="000000"/>
        </w:rPr>
      </w:pPr>
      <w:r>
        <w:rPr>
          <w:rFonts w:eastAsiaTheme="minorEastAsia" w:cs="Arial"/>
          <w:color w:val="000000"/>
        </w:rPr>
        <w:t>*How many OTUs are present in your data?</w:t>
      </w:r>
    </w:p>
    <w:p w14:paraId="60603362" w14:textId="77777777" w:rsidR="00026629" w:rsidRDefault="00026629" w:rsidP="008D5B5B">
      <w:pPr>
        <w:rPr>
          <w:rFonts w:eastAsiaTheme="minorEastAsia" w:cs="Arial"/>
          <w:color w:val="000000"/>
        </w:rPr>
      </w:pPr>
    </w:p>
    <w:p w14:paraId="298AD935" w14:textId="6BD05027" w:rsidR="00026629" w:rsidRDefault="00026629" w:rsidP="00026629">
      <w:pPr>
        <w:shd w:val="clear" w:color="auto" w:fill="E6E6E6"/>
        <w:rPr>
          <w:rFonts w:eastAsiaTheme="minorEastAsia" w:cs="Arial"/>
          <w:color w:val="000000"/>
        </w:rPr>
      </w:pPr>
      <w:proofErr w:type="spellStart"/>
      <w:proofErr w:type="gramStart"/>
      <w:r>
        <w:rPr>
          <w:rFonts w:eastAsiaTheme="minorEastAsia" w:cs="Arial"/>
          <w:color w:val="000000"/>
        </w:rPr>
        <w:t>mytax</w:t>
      </w:r>
      <w:proofErr w:type="spellEnd"/>
      <w:proofErr w:type="gramEnd"/>
      <w:r>
        <w:rPr>
          <w:rFonts w:eastAsiaTheme="minorEastAsia" w:cs="Arial"/>
          <w:color w:val="000000"/>
        </w:rPr>
        <w:t>&lt;-</w:t>
      </w:r>
      <w:proofErr w:type="spellStart"/>
      <w:r>
        <w:rPr>
          <w:rFonts w:eastAsiaTheme="minorEastAsia" w:cs="Arial"/>
          <w:color w:val="000000"/>
        </w:rPr>
        <w:t>as.data.frame</w:t>
      </w:r>
      <w:proofErr w:type="spellEnd"/>
      <w:r>
        <w:rPr>
          <w:rFonts w:eastAsiaTheme="minorEastAsia" w:cs="Arial"/>
          <w:color w:val="000000"/>
        </w:rPr>
        <w:t>(</w:t>
      </w:r>
      <w:proofErr w:type="spellStart"/>
      <w:r>
        <w:rPr>
          <w:rFonts w:eastAsiaTheme="minorEastAsia" w:cs="Arial"/>
          <w:color w:val="000000"/>
        </w:rPr>
        <w:t>tax_table</w:t>
      </w:r>
      <w:proofErr w:type="spellEnd"/>
      <w:r>
        <w:rPr>
          <w:rFonts w:eastAsiaTheme="minorEastAsia" w:cs="Arial"/>
          <w:color w:val="000000"/>
        </w:rPr>
        <w:t>(</w:t>
      </w:r>
      <w:proofErr w:type="spellStart"/>
      <w:r>
        <w:rPr>
          <w:rFonts w:eastAsiaTheme="minorEastAsia" w:cs="Arial"/>
          <w:color w:val="000000"/>
        </w:rPr>
        <w:t>ps</w:t>
      </w:r>
      <w:proofErr w:type="spellEnd"/>
      <w:r>
        <w:rPr>
          <w:rFonts w:eastAsiaTheme="minorEastAsia" w:cs="Arial"/>
          <w:color w:val="000000"/>
        </w:rPr>
        <w:t>))</w:t>
      </w:r>
    </w:p>
    <w:p w14:paraId="473F5A62" w14:textId="01E58B2A" w:rsidR="00026629" w:rsidRDefault="00026629" w:rsidP="00026629">
      <w:pPr>
        <w:shd w:val="clear" w:color="auto" w:fill="E6E6E6"/>
        <w:rPr>
          <w:rFonts w:eastAsiaTheme="minorEastAsia" w:cs="Arial"/>
          <w:color w:val="000000"/>
        </w:rPr>
      </w:pPr>
      <w:proofErr w:type="gramStart"/>
      <w:r>
        <w:rPr>
          <w:rFonts w:eastAsiaTheme="minorEastAsia" w:cs="Arial"/>
          <w:color w:val="000000"/>
        </w:rPr>
        <w:t>unique</w:t>
      </w:r>
      <w:proofErr w:type="gramEnd"/>
      <w:r>
        <w:rPr>
          <w:rFonts w:eastAsiaTheme="minorEastAsia" w:cs="Arial"/>
          <w:color w:val="000000"/>
        </w:rPr>
        <w:t>(</w:t>
      </w:r>
      <w:proofErr w:type="spellStart"/>
      <w:r>
        <w:rPr>
          <w:rFonts w:eastAsiaTheme="minorEastAsia" w:cs="Arial"/>
          <w:color w:val="000000"/>
        </w:rPr>
        <w:t>mytax$Kingdom</w:t>
      </w:r>
      <w:proofErr w:type="spellEnd"/>
      <w:r>
        <w:rPr>
          <w:rFonts w:eastAsiaTheme="minorEastAsia" w:cs="Arial"/>
          <w:color w:val="000000"/>
        </w:rPr>
        <w:t>)</w:t>
      </w:r>
    </w:p>
    <w:p w14:paraId="4A80BB41" w14:textId="77777777" w:rsidR="00026629" w:rsidRDefault="00026629" w:rsidP="008D5B5B">
      <w:pPr>
        <w:rPr>
          <w:rFonts w:eastAsiaTheme="minorEastAsia" w:cs="Arial"/>
          <w:color w:val="000000"/>
        </w:rPr>
      </w:pPr>
    </w:p>
    <w:p w14:paraId="319FCA40" w14:textId="54F3A726" w:rsidR="00026629" w:rsidRDefault="00026629" w:rsidP="008D5B5B">
      <w:pPr>
        <w:rPr>
          <w:rFonts w:eastAsiaTheme="minorEastAsia" w:cs="Arial"/>
          <w:color w:val="000000"/>
        </w:rPr>
      </w:pPr>
      <w:r>
        <w:rPr>
          <w:rFonts w:eastAsiaTheme="minorEastAsia" w:cs="Arial"/>
          <w:color w:val="000000"/>
        </w:rPr>
        <w:t>*How many unique bacterial genera do you have in your data?</w:t>
      </w:r>
      <w:r w:rsidR="00F90FC9">
        <w:rPr>
          <w:rFonts w:eastAsiaTheme="minorEastAsia" w:cs="Arial"/>
          <w:color w:val="000000"/>
        </w:rPr>
        <w:t xml:space="preserve"> (You can also tell from your </w:t>
      </w:r>
      <w:proofErr w:type="spellStart"/>
      <w:r w:rsidR="00F90FC9">
        <w:rPr>
          <w:rFonts w:eastAsiaTheme="minorEastAsia" w:cs="Arial"/>
          <w:color w:val="000000"/>
        </w:rPr>
        <w:t>barplot</w:t>
      </w:r>
      <w:proofErr w:type="spellEnd"/>
      <w:r w:rsidR="00F90FC9">
        <w:rPr>
          <w:rFonts w:eastAsiaTheme="minorEastAsia" w:cs="Arial"/>
          <w:color w:val="000000"/>
        </w:rPr>
        <w:t>)</w:t>
      </w:r>
    </w:p>
    <w:p w14:paraId="3D3B430E" w14:textId="77777777" w:rsidR="00026629" w:rsidRDefault="00026629" w:rsidP="008D5B5B">
      <w:pPr>
        <w:rPr>
          <w:rFonts w:eastAsiaTheme="minorEastAsia" w:cs="Arial"/>
          <w:color w:val="000000"/>
        </w:rPr>
      </w:pPr>
    </w:p>
    <w:p w14:paraId="45F30D1A" w14:textId="41964F61" w:rsidR="00642EB4" w:rsidRDefault="00642EB4" w:rsidP="008D5B5B">
      <w:pPr>
        <w:rPr>
          <w:rFonts w:eastAsiaTheme="minorEastAsia" w:cs="Arial"/>
          <w:color w:val="000000"/>
        </w:rPr>
      </w:pPr>
      <w:r>
        <w:rPr>
          <w:rFonts w:eastAsiaTheme="minorEastAsia" w:cs="Arial"/>
          <w:color w:val="000000"/>
        </w:rPr>
        <w:t>Load the data file “truth.txt” in order to determine the actual composition of your community (e.g. the DNA that was sequenced)</w:t>
      </w:r>
    </w:p>
    <w:p w14:paraId="2B1E7890" w14:textId="77777777" w:rsidR="00642EB4" w:rsidRPr="00642EB4" w:rsidRDefault="00642EB4" w:rsidP="00642EB4">
      <w:pPr>
        <w:shd w:val="clear" w:color="auto" w:fill="E6E6E6"/>
        <w:rPr>
          <w:rFonts w:ascii="Courier" w:eastAsiaTheme="minorEastAsia" w:hAnsi="Courier" w:cs="Arial"/>
          <w:color w:val="000000"/>
          <w:sz w:val="20"/>
          <w:szCs w:val="20"/>
        </w:rPr>
      </w:pPr>
      <w:proofErr w:type="gramStart"/>
      <w:r w:rsidRPr="00642EB4">
        <w:rPr>
          <w:rFonts w:ascii="Courier" w:eastAsiaTheme="minorEastAsia" w:hAnsi="Courier" w:cs="Arial"/>
          <w:color w:val="000000"/>
          <w:sz w:val="20"/>
          <w:szCs w:val="20"/>
        </w:rPr>
        <w:t>truth</w:t>
      </w:r>
      <w:proofErr w:type="gramEnd"/>
      <w:r w:rsidRPr="00642EB4">
        <w:rPr>
          <w:rFonts w:ascii="Courier" w:eastAsiaTheme="minorEastAsia" w:hAnsi="Courier" w:cs="Arial"/>
          <w:color w:val="000000"/>
          <w:sz w:val="20"/>
          <w:szCs w:val="20"/>
        </w:rPr>
        <w:t>&lt;-</w:t>
      </w:r>
      <w:proofErr w:type="spellStart"/>
      <w:r w:rsidRPr="00642EB4">
        <w:rPr>
          <w:rFonts w:ascii="Courier" w:eastAsiaTheme="minorEastAsia" w:hAnsi="Courier" w:cs="Arial"/>
          <w:color w:val="000000"/>
          <w:sz w:val="20"/>
          <w:szCs w:val="20"/>
        </w:rPr>
        <w:t>read.table</w:t>
      </w:r>
      <w:proofErr w:type="spellEnd"/>
      <w:r w:rsidRPr="00642EB4">
        <w:rPr>
          <w:rFonts w:ascii="Courier" w:eastAsiaTheme="minorEastAsia" w:hAnsi="Courier" w:cs="Arial"/>
          <w:color w:val="000000"/>
          <w:sz w:val="20"/>
          <w:szCs w:val="20"/>
        </w:rPr>
        <w:t xml:space="preserve">("~/Micro336/data/truth.txt", </w:t>
      </w:r>
      <w:proofErr w:type="spellStart"/>
      <w:r w:rsidRPr="00642EB4">
        <w:rPr>
          <w:rFonts w:ascii="Courier" w:eastAsiaTheme="minorEastAsia" w:hAnsi="Courier" w:cs="Arial"/>
          <w:color w:val="000000"/>
          <w:sz w:val="20"/>
          <w:szCs w:val="20"/>
        </w:rPr>
        <w:t>sep</w:t>
      </w:r>
      <w:proofErr w:type="spellEnd"/>
      <w:r w:rsidRPr="00642EB4">
        <w:rPr>
          <w:rFonts w:ascii="Courier" w:eastAsiaTheme="minorEastAsia" w:hAnsi="Courier" w:cs="Arial"/>
          <w:color w:val="000000"/>
          <w:sz w:val="20"/>
          <w:szCs w:val="20"/>
        </w:rPr>
        <w:t>="\t", header=TRUE)</w:t>
      </w:r>
    </w:p>
    <w:p w14:paraId="5DF5D978" w14:textId="73560462" w:rsidR="00642EB4" w:rsidRPr="00642EB4" w:rsidRDefault="00642EB4" w:rsidP="00642EB4">
      <w:pPr>
        <w:shd w:val="clear" w:color="auto" w:fill="E6E6E6"/>
        <w:rPr>
          <w:rFonts w:ascii="Courier" w:eastAsiaTheme="minorEastAsia" w:hAnsi="Courier" w:cs="Arial"/>
          <w:color w:val="000000"/>
          <w:sz w:val="20"/>
          <w:szCs w:val="20"/>
        </w:rPr>
      </w:pPr>
      <w:proofErr w:type="gramStart"/>
      <w:r w:rsidRPr="00642EB4">
        <w:rPr>
          <w:rFonts w:ascii="Courier" w:eastAsiaTheme="minorEastAsia" w:hAnsi="Courier" w:cs="Arial"/>
          <w:color w:val="000000"/>
          <w:sz w:val="20"/>
          <w:szCs w:val="20"/>
        </w:rPr>
        <w:t>View(</w:t>
      </w:r>
      <w:proofErr w:type="gramEnd"/>
      <w:r w:rsidRPr="00642EB4">
        <w:rPr>
          <w:rFonts w:ascii="Courier" w:eastAsiaTheme="minorEastAsia" w:hAnsi="Courier" w:cs="Arial"/>
          <w:color w:val="000000"/>
          <w:sz w:val="20"/>
          <w:szCs w:val="20"/>
        </w:rPr>
        <w:t>truth)</w:t>
      </w:r>
    </w:p>
    <w:p w14:paraId="6EC67B25" w14:textId="77777777" w:rsidR="002308D9" w:rsidRDefault="002308D9" w:rsidP="008D5B5B">
      <w:pPr>
        <w:rPr>
          <w:rFonts w:eastAsiaTheme="minorEastAsia" w:cs="Arial"/>
          <w:color w:val="000000"/>
        </w:rPr>
      </w:pPr>
    </w:p>
    <w:p w14:paraId="2094CB09" w14:textId="564A8E29" w:rsidR="00757280" w:rsidRDefault="00757280" w:rsidP="008D5B5B">
      <w:pPr>
        <w:rPr>
          <w:rFonts w:eastAsiaTheme="minorEastAsia" w:cs="Arial"/>
          <w:color w:val="000000"/>
        </w:rPr>
      </w:pPr>
      <w:r>
        <w:rPr>
          <w:rFonts w:eastAsiaTheme="minorEastAsia" w:cs="Arial"/>
          <w:color w:val="000000"/>
        </w:rPr>
        <w:t>You can also use the “</w:t>
      </w:r>
      <w:proofErr w:type="spellStart"/>
      <w:r>
        <w:rPr>
          <w:rFonts w:eastAsiaTheme="minorEastAsia" w:cs="Arial"/>
          <w:color w:val="000000"/>
        </w:rPr>
        <w:t>summarize_taxa</w:t>
      </w:r>
      <w:proofErr w:type="spellEnd"/>
      <w:r>
        <w:rPr>
          <w:rFonts w:eastAsiaTheme="minorEastAsia" w:cs="Arial"/>
          <w:color w:val="000000"/>
        </w:rPr>
        <w:t>” code in the “code” folder.</w:t>
      </w:r>
    </w:p>
    <w:p w14:paraId="6982B444" w14:textId="77777777" w:rsidR="00757280" w:rsidRDefault="00757280" w:rsidP="008D5B5B">
      <w:pPr>
        <w:rPr>
          <w:rFonts w:eastAsiaTheme="minorEastAsia" w:cs="Arial"/>
          <w:color w:val="000000"/>
        </w:rPr>
      </w:pPr>
    </w:p>
    <w:p w14:paraId="2CC6FD4D" w14:textId="77777777" w:rsidR="00757280" w:rsidRDefault="00757280" w:rsidP="00757280">
      <w:pPr>
        <w:rPr>
          <w:rFonts w:eastAsiaTheme="minorEastAsia" w:cs="Arial"/>
          <w:color w:val="000000"/>
        </w:rPr>
      </w:pPr>
    </w:p>
    <w:p w14:paraId="68F02DCA" w14:textId="2C11D2CF" w:rsidR="00757280" w:rsidRDefault="00757280" w:rsidP="00757280">
      <w:pPr>
        <w:shd w:val="clear" w:color="auto" w:fill="E6E6E6"/>
        <w:rPr>
          <w:rFonts w:ascii="Courier" w:eastAsiaTheme="minorEastAsia" w:hAnsi="Courier" w:cs="Arial"/>
          <w:color w:val="000000"/>
          <w:sz w:val="20"/>
          <w:szCs w:val="20"/>
        </w:rPr>
      </w:pPr>
      <w:proofErr w:type="gramStart"/>
      <w:r>
        <w:rPr>
          <w:rFonts w:ascii="Courier" w:eastAsiaTheme="minorEastAsia" w:hAnsi="Courier" w:cs="Arial"/>
          <w:color w:val="000000"/>
          <w:sz w:val="20"/>
          <w:szCs w:val="20"/>
        </w:rPr>
        <w:t>source</w:t>
      </w:r>
      <w:proofErr w:type="gramEnd"/>
      <w:r w:rsidRPr="00642EB4">
        <w:rPr>
          <w:rFonts w:ascii="Courier" w:eastAsiaTheme="minorEastAsia" w:hAnsi="Courier" w:cs="Arial"/>
          <w:color w:val="000000"/>
          <w:sz w:val="20"/>
          <w:szCs w:val="20"/>
        </w:rPr>
        <w:t>("~/Micro336/</w:t>
      </w:r>
      <w:r>
        <w:rPr>
          <w:rFonts w:ascii="Courier" w:eastAsiaTheme="minorEastAsia" w:hAnsi="Courier" w:cs="Arial"/>
          <w:color w:val="000000"/>
          <w:sz w:val="20"/>
          <w:szCs w:val="20"/>
        </w:rPr>
        <w:t>code/</w:t>
      </w:r>
      <w:proofErr w:type="spellStart"/>
      <w:r>
        <w:rPr>
          <w:rFonts w:ascii="Courier" w:eastAsiaTheme="minorEastAsia" w:hAnsi="Courier" w:cs="Arial"/>
          <w:color w:val="000000"/>
          <w:sz w:val="20"/>
          <w:szCs w:val="20"/>
        </w:rPr>
        <w:t>summarize_taxa.R</w:t>
      </w:r>
      <w:proofErr w:type="spellEnd"/>
      <w:r w:rsidRPr="00642EB4">
        <w:rPr>
          <w:rFonts w:ascii="Courier" w:eastAsiaTheme="minorEastAsia" w:hAnsi="Courier" w:cs="Arial"/>
          <w:color w:val="000000"/>
          <w:sz w:val="20"/>
          <w:szCs w:val="20"/>
        </w:rPr>
        <w:t>)</w:t>
      </w:r>
    </w:p>
    <w:p w14:paraId="0B57802A" w14:textId="654A62B0" w:rsidR="00D55094" w:rsidRDefault="00D55094"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sample</w:t>
      </w:r>
      <w:proofErr w:type="gramEnd"/>
      <w:r>
        <w:rPr>
          <w:rFonts w:ascii="Courier" w:eastAsiaTheme="minorEastAsia" w:hAnsi="Courier" w:cs="Arial"/>
          <w:color w:val="000000"/>
          <w:sz w:val="20"/>
          <w:szCs w:val="20"/>
        </w:rPr>
        <w:t>_data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)[2] = c(“even”, “staggered”, “even”, “staggered”)</w:t>
      </w:r>
    </w:p>
    <w:p w14:paraId="5B36EDB7" w14:textId="3F7D72C0" w:rsidR="00D55094" w:rsidRDefault="00D55094"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colnames</w:t>
      </w:r>
      <w:proofErr w:type="spellEnd"/>
      <w:proofErr w:type="gram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sample_data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 = c(“Subject”, “type”)</w:t>
      </w:r>
    </w:p>
    <w:p w14:paraId="61198EC6" w14:textId="722833C8" w:rsidR="00757280" w:rsidRPr="00642EB4" w:rsidRDefault="00757280" w:rsidP="00757280">
      <w:pPr>
        <w:shd w:val="clear" w:color="auto" w:fill="E6E6E6"/>
        <w:rPr>
          <w:rFonts w:ascii="Courier" w:eastAsiaTheme="minorEastAsia" w:hAnsi="Courier" w:cs="Arial"/>
          <w:color w:val="000000"/>
          <w:sz w:val="20"/>
          <w:szCs w:val="20"/>
        </w:rPr>
      </w:pPr>
      <w:proofErr w:type="spellStart"/>
      <w:proofErr w:type="gramStart"/>
      <w:r>
        <w:rPr>
          <w:rFonts w:ascii="Courier" w:eastAsiaTheme="minorEastAsia" w:hAnsi="Courier" w:cs="Arial"/>
          <w:color w:val="000000"/>
          <w:sz w:val="20"/>
          <w:szCs w:val="20"/>
        </w:rPr>
        <w:t>summarize</w:t>
      </w:r>
      <w:proofErr w:type="gramEnd"/>
      <w:r>
        <w:rPr>
          <w:rFonts w:ascii="Courier" w:eastAsiaTheme="minorEastAsia" w:hAnsi="Courier" w:cs="Arial"/>
          <w:color w:val="000000"/>
          <w:sz w:val="20"/>
          <w:szCs w:val="20"/>
        </w:rPr>
        <w:t>_taxa</w:t>
      </w:r>
      <w:proofErr w:type="spellEnd"/>
      <w:r>
        <w:rPr>
          <w:rFonts w:ascii="Courier" w:eastAsiaTheme="minorEastAsia" w:hAnsi="Courier" w:cs="Arial"/>
          <w:color w:val="000000"/>
          <w:sz w:val="20"/>
          <w:szCs w:val="20"/>
        </w:rPr>
        <w:t>(</w:t>
      </w:r>
      <w:proofErr w:type="spellStart"/>
      <w:r>
        <w:rPr>
          <w:rFonts w:ascii="Courier" w:eastAsiaTheme="minorEastAsia" w:hAnsi="Courier" w:cs="Arial"/>
          <w:color w:val="000000"/>
          <w:sz w:val="20"/>
          <w:szCs w:val="20"/>
        </w:rPr>
        <w:t>ps</w:t>
      </w:r>
      <w:proofErr w:type="spellEnd"/>
      <w:r>
        <w:rPr>
          <w:rFonts w:ascii="Courier" w:eastAsiaTheme="minorEastAsia" w:hAnsi="Courier" w:cs="Arial"/>
          <w:color w:val="000000"/>
          <w:sz w:val="20"/>
          <w:szCs w:val="20"/>
        </w:rPr>
        <w:t>, “Genus”</w:t>
      </w:r>
      <w:r w:rsidR="00D55094">
        <w:rPr>
          <w:rFonts w:ascii="Courier" w:eastAsiaTheme="minorEastAsia" w:hAnsi="Courier" w:cs="Arial"/>
          <w:color w:val="000000"/>
          <w:sz w:val="20"/>
          <w:szCs w:val="20"/>
        </w:rPr>
        <w:t>, “type”</w:t>
      </w:r>
      <w:r>
        <w:rPr>
          <w:rFonts w:ascii="Courier" w:eastAsiaTheme="minorEastAsia" w:hAnsi="Courier" w:cs="Arial"/>
          <w:color w:val="000000"/>
          <w:sz w:val="20"/>
          <w:szCs w:val="20"/>
        </w:rPr>
        <w:t>)</w:t>
      </w:r>
    </w:p>
    <w:p w14:paraId="2C872D74" w14:textId="77777777" w:rsidR="00757280" w:rsidRDefault="00757280" w:rsidP="00757280">
      <w:pPr>
        <w:rPr>
          <w:rFonts w:eastAsiaTheme="minorEastAsia" w:cs="Arial"/>
          <w:color w:val="000000"/>
        </w:rPr>
      </w:pPr>
    </w:p>
    <w:p w14:paraId="053CA599" w14:textId="77777777" w:rsidR="00757280" w:rsidRDefault="00757280" w:rsidP="008D5B5B">
      <w:pPr>
        <w:rPr>
          <w:rFonts w:eastAsiaTheme="minorEastAsia" w:cs="Arial"/>
          <w:color w:val="000000"/>
        </w:rPr>
      </w:pPr>
    </w:p>
    <w:p w14:paraId="3A5E2E88" w14:textId="68952987" w:rsidR="00642EB4" w:rsidRDefault="00642EB4" w:rsidP="008D5B5B">
      <w:pPr>
        <w:rPr>
          <w:rFonts w:eastAsiaTheme="minorEastAsia" w:cs="Arial"/>
          <w:color w:val="000000"/>
        </w:rPr>
      </w:pPr>
      <w:r>
        <w:rPr>
          <w:rFonts w:eastAsiaTheme="minorEastAsia" w:cs="Arial"/>
          <w:color w:val="000000"/>
        </w:rPr>
        <w:t>*How many microbes were originally present in the community?</w:t>
      </w:r>
    </w:p>
    <w:p w14:paraId="49C01291" w14:textId="355BC471" w:rsidR="00642EB4" w:rsidRDefault="00642EB4" w:rsidP="008D5B5B">
      <w:pPr>
        <w:rPr>
          <w:rFonts w:eastAsiaTheme="minorEastAsia" w:cs="Arial"/>
          <w:color w:val="000000"/>
        </w:rPr>
      </w:pPr>
      <w:r>
        <w:rPr>
          <w:rFonts w:eastAsiaTheme="minorEastAsia" w:cs="Arial"/>
          <w:color w:val="000000"/>
        </w:rPr>
        <w:t>*How many microbes did you find in your communities?</w:t>
      </w:r>
    </w:p>
    <w:p w14:paraId="3D670C9D" w14:textId="7296B5ED" w:rsidR="00642EB4" w:rsidRDefault="00642EB4" w:rsidP="008D5B5B">
      <w:pPr>
        <w:rPr>
          <w:rFonts w:eastAsiaTheme="minorEastAsia" w:cs="Arial"/>
          <w:color w:val="000000"/>
        </w:rPr>
      </w:pPr>
      <w:r>
        <w:rPr>
          <w:rFonts w:eastAsiaTheme="minorEastAsia" w:cs="Arial"/>
          <w:color w:val="000000"/>
        </w:rPr>
        <w:t>*Did you find any microbes that weren’t actually present?</w:t>
      </w:r>
    </w:p>
    <w:p w14:paraId="42AC99D7" w14:textId="76EF0529" w:rsidR="00642EB4" w:rsidRDefault="00642EB4" w:rsidP="008D5B5B">
      <w:pPr>
        <w:rPr>
          <w:rFonts w:eastAsiaTheme="minorEastAsia" w:cs="Arial"/>
          <w:color w:val="000000"/>
        </w:rPr>
      </w:pPr>
      <w:r>
        <w:rPr>
          <w:rFonts w:eastAsiaTheme="minorEastAsia" w:cs="Arial"/>
          <w:color w:val="000000"/>
        </w:rPr>
        <w:t>*Did you miss any microbes?</w:t>
      </w:r>
    </w:p>
    <w:p w14:paraId="1ACE49B9" w14:textId="294EDB24" w:rsidR="00642EB4" w:rsidRDefault="00642EB4" w:rsidP="008D5B5B">
      <w:pPr>
        <w:rPr>
          <w:rFonts w:eastAsiaTheme="minorEastAsia" w:cs="Arial"/>
          <w:color w:val="000000"/>
        </w:rPr>
      </w:pPr>
      <w:r>
        <w:rPr>
          <w:rFonts w:eastAsiaTheme="minorEastAsia" w:cs="Arial"/>
          <w:color w:val="000000"/>
        </w:rPr>
        <w:t>*Did the abundance of microbes in your community reflect their actual abundance</w:t>
      </w:r>
      <w:r w:rsidR="007F5A23">
        <w:rPr>
          <w:rFonts w:eastAsiaTheme="minorEastAsia" w:cs="Arial"/>
          <w:color w:val="000000"/>
        </w:rPr>
        <w:t xml:space="preserve"> in the DNA that was sequenced?</w:t>
      </w:r>
    </w:p>
    <w:p w14:paraId="185055A2" w14:textId="77777777" w:rsidR="00A434D9" w:rsidRDefault="00A434D9"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14:paraId="005D2100" w14:textId="77777777" w:rsidR="00785D7C" w:rsidRDefault="00785D7C"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14:paraId="0FC7A04B" w14:textId="77777777" w:rsidR="00785D7C" w:rsidRPr="00F8124F" w:rsidRDefault="00785D7C" w:rsidP="00F8124F">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jc w:val="left"/>
        <w:rPr>
          <w:rFonts w:ascii="Menlo Regular" w:eastAsiaTheme="minorEastAsia" w:hAnsi="Menlo Regular" w:cs="Menlo Regular"/>
          <w:color w:val="000000"/>
        </w:rPr>
      </w:pPr>
    </w:p>
    <w:p w14:paraId="49ED00AA" w14:textId="77777777" w:rsidR="00AE3D5B" w:rsidRPr="00972CB0" w:rsidRDefault="00AE3D5B" w:rsidP="00972CB0"/>
    <w:p w14:paraId="287D8BBF" w14:textId="00EB76CF" w:rsidR="00A334E3" w:rsidRDefault="00157BC5" w:rsidP="00B91FE3">
      <w:pPr>
        <w:pStyle w:val="Heading1"/>
      </w:pPr>
      <w:bookmarkStart w:id="1189" w:name="_Toc380999431"/>
      <w:r w:rsidRPr="00157BC5">
        <w:t>Appendix</w:t>
      </w:r>
      <w:bookmarkEnd w:id="1189"/>
    </w:p>
    <w:p w14:paraId="3ECB3D85" w14:textId="77777777" w:rsidR="00C840EB" w:rsidRDefault="00C840EB" w:rsidP="00C840EB"/>
    <w:p w14:paraId="2ED76DC2" w14:textId="77777777" w:rsidR="00C840EB" w:rsidRDefault="00C840EB" w:rsidP="00C840EB"/>
    <w:p w14:paraId="28C9D3EE" w14:textId="77777777" w:rsidR="00CD0F86" w:rsidRDefault="00CD0F86" w:rsidP="0044619A">
      <w:pPr>
        <w:pStyle w:val="Heading2"/>
      </w:pPr>
      <w:bookmarkStart w:id="1190" w:name="_MIxS_shared_mandatory"/>
      <w:bookmarkEnd w:id="1190"/>
      <w:r>
        <w:t xml:space="preserve">The </w:t>
      </w:r>
      <w:proofErr w:type="spellStart"/>
      <w:r>
        <w:t>MIxS</w:t>
      </w:r>
      <w:proofErr w:type="spellEnd"/>
      <w:r>
        <w:t xml:space="preserve"> standard</w:t>
      </w:r>
    </w:p>
    <w:p w14:paraId="199A7B47" w14:textId="61D40DB4" w:rsidR="00C840EB" w:rsidRDefault="00C840EB" w:rsidP="00CD0F86">
      <w:pPr>
        <w:pStyle w:val="Heading3"/>
      </w:pPr>
      <w:proofErr w:type="spellStart"/>
      <w:r>
        <w:t>MIxS</w:t>
      </w:r>
      <w:proofErr w:type="spellEnd"/>
      <w:r>
        <w:t xml:space="preserve"> shared mandatory descriptors</w:t>
      </w:r>
    </w:p>
    <w:p w14:paraId="5678176D" w14:textId="77777777" w:rsidR="00C840EB" w:rsidRPr="00215FA9" w:rsidRDefault="00C840EB" w:rsidP="00C840EB">
      <w:r>
        <w:t xml:space="preserve">From: </w:t>
      </w:r>
      <w:r w:rsidRPr="00215FA9">
        <w:t>http://www.ebi.ac.uk/ena/submit/mixs-checklists#MIxS_shared</w:t>
      </w:r>
    </w:p>
    <w:tbl>
      <w:tblPr>
        <w:tblW w:w="11370" w:type="dxa"/>
        <w:tblBorders>
          <w:top w:val="single" w:sz="36" w:space="0" w:color="F1F1F1"/>
          <w:left w:val="single" w:sz="36" w:space="0" w:color="F1F1F1"/>
          <w:bottom w:val="single" w:sz="36" w:space="0" w:color="F1F1F1"/>
          <w:right w:val="single" w:sz="36" w:space="0" w:color="F1F1F1"/>
        </w:tblBorders>
        <w:shd w:val="clear" w:color="auto" w:fill="FFFFFF"/>
        <w:tblCellMar>
          <w:left w:w="135" w:type="dxa"/>
          <w:right w:w="135" w:type="dxa"/>
        </w:tblCellMar>
        <w:tblLook w:val="04A0" w:firstRow="1" w:lastRow="0" w:firstColumn="1" w:lastColumn="0" w:noHBand="0" w:noVBand="1"/>
      </w:tblPr>
      <w:tblGrid>
        <w:gridCol w:w="1926"/>
        <w:gridCol w:w="1773"/>
        <w:gridCol w:w="7671"/>
      </w:tblGrid>
      <w:tr w:rsidR="00C840EB" w14:paraId="53D7D788" w14:textId="77777777" w:rsidTr="00BC08E9">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5827991F"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Structured comment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022A2304"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Item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258E0162"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Definition</w:t>
            </w:r>
          </w:p>
        </w:tc>
      </w:tr>
      <w:tr w:rsidR="00C840EB" w14:paraId="5D6BABC5"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A745F77"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investigation</w:t>
            </w:r>
            <w:proofErr w:type="gramEnd"/>
            <w:r>
              <w:rPr>
                <w:rFonts w:ascii="Verdana" w:eastAsia="Times New Roman" w:hAnsi="Verdana" w:cs="Times New Roman"/>
                <w:color w:val="222222"/>
                <w:sz w:val="18"/>
                <w:szCs w:val="18"/>
              </w:rPr>
              <w:t>_type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D7F10A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investigation</w:t>
            </w:r>
            <w:proofErr w:type="gramEnd"/>
            <w:r>
              <w:rPr>
                <w:rFonts w:ascii="Verdana" w:eastAsia="Times New Roman" w:hAnsi="Verdana" w:cs="Times New Roman"/>
                <w:color w:val="222222"/>
                <w:sz w:val="18"/>
                <w:szCs w:val="18"/>
              </w:rPr>
              <w:t xml:space="preserve"> type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EAEA7E5"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Nucleic Acid Sequence Report is the root element of all MIGS/MIMS compliant reports as standardized by Genomic Standards Consortium. This field is either </w:t>
            </w:r>
            <w:proofErr w:type="spellStart"/>
            <w:r>
              <w:rPr>
                <w:rFonts w:ascii="Verdana" w:eastAsia="Times New Roman" w:hAnsi="Verdana" w:cs="Times New Roman"/>
                <w:color w:val="222222"/>
                <w:sz w:val="18"/>
                <w:szCs w:val="18"/>
              </w:rPr>
              <w:t>eukaryote</w:t>
            </w:r>
            <w:proofErr w:type="gramStart"/>
            <w:r>
              <w:rPr>
                <w:rFonts w:ascii="Verdana" w:eastAsia="Times New Roman" w:hAnsi="Verdana" w:cs="Times New Roman"/>
                <w:color w:val="222222"/>
                <w:sz w:val="18"/>
                <w:szCs w:val="18"/>
              </w:rPr>
              <w:t>,bacteria,virus,plasmid,organelle</w:t>
            </w:r>
            <w:proofErr w:type="spellEnd"/>
            <w:proofErr w:type="gramEnd"/>
            <w:r>
              <w:rPr>
                <w:rFonts w:ascii="Verdana" w:eastAsia="Times New Roman" w:hAnsi="Verdana" w:cs="Times New Roman"/>
                <w:color w:val="222222"/>
                <w:sz w:val="18"/>
                <w:szCs w:val="18"/>
              </w:rPr>
              <w:t xml:space="preserve">, </w:t>
            </w:r>
            <w:proofErr w:type="spellStart"/>
            <w:r>
              <w:rPr>
                <w:rFonts w:ascii="Verdana" w:eastAsia="Times New Roman" w:hAnsi="Verdana" w:cs="Times New Roman"/>
                <w:color w:val="222222"/>
                <w:sz w:val="18"/>
                <w:szCs w:val="18"/>
              </w:rPr>
              <w:t>metagenome</w:t>
            </w:r>
            <w:proofErr w:type="spellEnd"/>
            <w:r>
              <w:rPr>
                <w:rFonts w:ascii="Verdana" w:eastAsia="Times New Roman" w:hAnsi="Verdana" w:cs="Times New Roman"/>
                <w:color w:val="222222"/>
                <w:sz w:val="18"/>
                <w:szCs w:val="18"/>
              </w:rPr>
              <w:t>, miens-survey or miens-culture.</w:t>
            </w:r>
          </w:p>
        </w:tc>
      </w:tr>
      <w:tr w:rsidR="00C840EB" w14:paraId="3320C71E"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6A98B86"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project</w:t>
            </w:r>
            <w:proofErr w:type="gramEnd"/>
            <w:r>
              <w:rPr>
                <w:rFonts w:ascii="Verdana" w:eastAsia="Times New Roman" w:hAnsi="Verdana" w:cs="Times New Roman"/>
                <w:color w:val="222222"/>
                <w:sz w:val="18"/>
                <w:szCs w:val="18"/>
              </w:rPr>
              <w:t>_name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15A36D3"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project</w:t>
            </w:r>
            <w:proofErr w:type="gramEnd"/>
            <w:r>
              <w:rPr>
                <w:rFonts w:ascii="Verdana" w:eastAsia="Times New Roman" w:hAnsi="Verdana" w:cs="Times New Roman"/>
                <w:color w:val="222222"/>
                <w:sz w:val="18"/>
                <w:szCs w:val="18"/>
              </w:rPr>
              <w:t xml:space="preserve"> name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CF5F765"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Name of the project within which the sequencing was organized.</w:t>
            </w:r>
          </w:p>
        </w:tc>
      </w:tr>
      <w:tr w:rsidR="00C840EB" w14:paraId="62DD29AE"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B839342"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lat</w:t>
            </w:r>
            <w:proofErr w:type="gramEnd"/>
            <w:r>
              <w:rPr>
                <w:rFonts w:ascii="Verdana" w:eastAsia="Times New Roman" w:hAnsi="Verdana" w:cs="Times New Roman"/>
                <w:color w:val="222222"/>
                <w:sz w:val="18"/>
                <w:szCs w:val="18"/>
              </w:rPr>
              <w:t>_lon</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1B4F7C8"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geographic</w:t>
            </w:r>
            <w:proofErr w:type="gramEnd"/>
            <w:r>
              <w:rPr>
                <w:rFonts w:ascii="Verdana" w:eastAsia="Times New Roman" w:hAnsi="Verdana" w:cs="Times New Roman"/>
                <w:color w:val="222222"/>
                <w:sz w:val="18"/>
                <w:szCs w:val="18"/>
              </w:rPr>
              <w:t xml:space="preserve"> location (latitude and longitude)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692A553"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geographical origin of the sample as defined by latitude and longitude. The values should be reported in decimal degrees and in WGS84 system</w:t>
            </w:r>
          </w:p>
        </w:tc>
      </w:tr>
      <w:tr w:rsidR="00C840EB" w14:paraId="0D4B53D5"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994F1D1"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geo</w:t>
            </w:r>
            <w:proofErr w:type="gramEnd"/>
            <w:r>
              <w:rPr>
                <w:rFonts w:ascii="Verdana" w:eastAsia="Times New Roman" w:hAnsi="Verdana" w:cs="Times New Roman"/>
                <w:color w:val="222222"/>
                <w:sz w:val="18"/>
                <w:szCs w:val="18"/>
              </w:rPr>
              <w:t>_loc_name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20DD78F"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geographic</w:t>
            </w:r>
            <w:proofErr w:type="gramEnd"/>
            <w:r>
              <w:rPr>
                <w:rFonts w:ascii="Verdana" w:eastAsia="Times New Roman" w:hAnsi="Verdana" w:cs="Times New Roman"/>
                <w:color w:val="222222"/>
                <w:sz w:val="18"/>
                <w:szCs w:val="18"/>
              </w:rPr>
              <w:t xml:space="preserve"> location (country and/or </w:t>
            </w:r>
            <w:proofErr w:type="spellStart"/>
            <w:r>
              <w:rPr>
                <w:rFonts w:ascii="Verdana" w:eastAsia="Times New Roman" w:hAnsi="Verdana" w:cs="Times New Roman"/>
                <w:color w:val="222222"/>
                <w:sz w:val="18"/>
                <w:szCs w:val="18"/>
              </w:rPr>
              <w:t>sea,region</w:t>
            </w:r>
            <w:proofErr w:type="spellEnd"/>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81373B9"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geographical origin of the sample as defined by the country or sea name followed by specific region name. Country or sea names should be chosen from the INSDC country list (</w:t>
            </w:r>
            <w:hyperlink r:id="rId38" w:history="1">
              <w:r>
                <w:rPr>
                  <w:rStyle w:val="Hyperlink"/>
                  <w:rFonts w:ascii="Verdana" w:eastAsia="Times New Roman" w:hAnsi="Verdana" w:cs="Times New Roman"/>
                  <w:color w:val="0F2559"/>
                  <w:sz w:val="18"/>
                  <w:szCs w:val="18"/>
                </w:rPr>
                <w:t>http://insdc.org/country.html</w:t>
              </w:r>
            </w:hyperlink>
            <w:r>
              <w:rPr>
                <w:rFonts w:ascii="Verdana" w:eastAsia="Times New Roman" w:hAnsi="Verdana" w:cs="Times New Roman"/>
                <w:color w:val="222222"/>
                <w:sz w:val="18"/>
                <w:szCs w:val="18"/>
              </w:rPr>
              <w:t>), or the GAZ ontology (v1.446) (</w:t>
            </w:r>
            <w:hyperlink r:id="rId39" w:history="1">
              <w:r>
                <w:rPr>
                  <w:rStyle w:val="Hyperlink"/>
                  <w:rFonts w:ascii="Verdana" w:eastAsia="Times New Roman" w:hAnsi="Verdana" w:cs="Times New Roman"/>
                  <w:color w:val="0F2559"/>
                  <w:sz w:val="18"/>
                  <w:szCs w:val="18"/>
                </w:rPr>
                <w:t>http://purl.bioontology.org/ontology/GAZ</w:t>
              </w:r>
            </w:hyperlink>
            <w:r>
              <w:rPr>
                <w:rFonts w:ascii="Verdana" w:eastAsia="Times New Roman" w:hAnsi="Verdana" w:cs="Times New Roman"/>
                <w:color w:val="222222"/>
                <w:sz w:val="18"/>
                <w:szCs w:val="18"/>
              </w:rPr>
              <w:t>)</w:t>
            </w:r>
          </w:p>
        </w:tc>
      </w:tr>
      <w:tr w:rsidR="00C840EB" w14:paraId="0D6DD2DF"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DDBBAC5"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collection</w:t>
            </w:r>
            <w:proofErr w:type="gramEnd"/>
            <w:r>
              <w:rPr>
                <w:rFonts w:ascii="Verdana" w:eastAsia="Times New Roman" w:hAnsi="Verdana" w:cs="Times New Roman"/>
                <w:color w:val="222222"/>
                <w:sz w:val="18"/>
                <w:szCs w:val="18"/>
              </w:rPr>
              <w:t>_date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198C76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collection</w:t>
            </w:r>
            <w:proofErr w:type="gramEnd"/>
            <w:r>
              <w:rPr>
                <w:rFonts w:ascii="Verdana" w:eastAsia="Times New Roman" w:hAnsi="Verdana" w:cs="Times New Roman"/>
                <w:color w:val="222222"/>
                <w:sz w:val="18"/>
                <w:szCs w:val="18"/>
              </w:rPr>
              <w:t xml:space="preserve"> date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D255D02"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time of sampling, either as an instance (single point in time) or interval. In case no exact time is available, the date/time can be right truncated i.e. all of these are valid times: 2008-01-23T19</w:t>
            </w:r>
            <w:proofErr w:type="gramStart"/>
            <w:r>
              <w:rPr>
                <w:rFonts w:ascii="Verdana" w:eastAsia="Times New Roman" w:hAnsi="Verdana" w:cs="Times New Roman"/>
                <w:color w:val="222222"/>
                <w:sz w:val="18"/>
                <w:szCs w:val="18"/>
              </w:rPr>
              <w:t>:23:10</w:t>
            </w:r>
            <w:proofErr w:type="gramEnd"/>
            <w:r>
              <w:rPr>
                <w:rFonts w:ascii="Verdana" w:eastAsia="Times New Roman" w:hAnsi="Verdana" w:cs="Times New Roman"/>
                <w:color w:val="222222"/>
                <w:sz w:val="18"/>
                <w:szCs w:val="18"/>
              </w:rPr>
              <w:t>+00:00; 2008-01-23T19:23:10; 2008-01-23; 2008-01; 2008; Except: 2008-01; 2008 all are ISO8601 compliant.</w:t>
            </w:r>
          </w:p>
        </w:tc>
      </w:tr>
      <w:tr w:rsidR="00C840EB" w14:paraId="3A7604C1"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93F70E1"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biome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1DA469A"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(biome)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DD333C6"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In environmental biome level are the major classes of ecologically similar communities of plants, animals, and other organisms. Biomes are defined based on factors such as plant structures, leaf types, plant spacing, and other factors like climate. Examples include: desert, taiga, deciduous woodland, or coral reef.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biome can be found from the link:</w:t>
            </w:r>
            <w:r>
              <w:rPr>
                <w:rStyle w:val="apple-converted-space"/>
                <w:rFonts w:ascii="Verdana" w:eastAsia="Times New Roman" w:hAnsi="Verdana" w:cs="Times New Roman"/>
                <w:color w:val="222222"/>
                <w:sz w:val="18"/>
                <w:szCs w:val="18"/>
              </w:rPr>
              <w:t> </w:t>
            </w:r>
            <w:hyperlink r:id="rId40" w:history="1">
              <w:r>
                <w:rPr>
                  <w:rStyle w:val="Hyperlink"/>
                  <w:rFonts w:ascii="Verdana" w:eastAsia="Times New Roman" w:hAnsi="Verdana" w:cs="Times New Roman"/>
                  <w:color w:val="0F2559"/>
                  <w:sz w:val="18"/>
                  <w:szCs w:val="18"/>
                </w:rPr>
                <w:t>http://www.environmentontology.org/Browse-EnvO</w:t>
              </w:r>
            </w:hyperlink>
          </w:p>
        </w:tc>
      </w:tr>
      <w:tr w:rsidR="00C840EB" w14:paraId="07BDFA0D"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CA12113"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feature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C7EC24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(feature)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5EEDDC1"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Environmental feature level includes geographic environmental features. Examples include: harbor, cliff, or lake.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feature can be found from the link:</w:t>
            </w:r>
            <w:r>
              <w:rPr>
                <w:rStyle w:val="apple-converted-space"/>
                <w:rFonts w:ascii="Verdana" w:eastAsia="Times New Roman" w:hAnsi="Verdana" w:cs="Times New Roman"/>
                <w:color w:val="222222"/>
                <w:sz w:val="18"/>
                <w:szCs w:val="18"/>
              </w:rPr>
              <w:t> </w:t>
            </w:r>
            <w:hyperlink r:id="rId41" w:history="1">
              <w:r>
                <w:rPr>
                  <w:rStyle w:val="Hyperlink"/>
                  <w:rFonts w:ascii="Verdana" w:eastAsia="Times New Roman" w:hAnsi="Verdana" w:cs="Times New Roman"/>
                  <w:color w:val="0F2559"/>
                  <w:sz w:val="18"/>
                  <w:szCs w:val="18"/>
                </w:rPr>
                <w:t>http://www.environmentontology.org/Browse-EnvO</w:t>
              </w:r>
            </w:hyperlink>
          </w:p>
        </w:tc>
      </w:tr>
      <w:tr w:rsidR="00C840EB" w14:paraId="69B7F806"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E2E7C6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material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86706F4"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w:t>
            </w:r>
            <w:proofErr w:type="gramEnd"/>
            <w:r>
              <w:rPr>
                <w:rFonts w:ascii="Verdana" w:eastAsia="Times New Roman" w:hAnsi="Verdana" w:cs="Times New Roman"/>
                <w:color w:val="222222"/>
                <w:sz w:val="18"/>
                <w:szCs w:val="18"/>
              </w:rPr>
              <w:t xml:space="preserve"> (material)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382BDCC"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The environmental material level refers to the matter that was displaced by the sample, prior to the sampling event. Environmental matter terms are generally mass nouns. Examples include: air, soil, or water. </w:t>
            </w:r>
            <w:proofErr w:type="spellStart"/>
            <w:r>
              <w:rPr>
                <w:rFonts w:ascii="Verdana" w:eastAsia="Times New Roman" w:hAnsi="Verdana" w:cs="Times New Roman"/>
                <w:color w:val="222222"/>
                <w:sz w:val="18"/>
                <w:szCs w:val="18"/>
              </w:rPr>
              <w:t>EnvO</w:t>
            </w:r>
            <w:proofErr w:type="spellEnd"/>
            <w:r>
              <w:rPr>
                <w:rFonts w:ascii="Verdana" w:eastAsia="Times New Roman" w:hAnsi="Verdana" w:cs="Times New Roman"/>
                <w:color w:val="222222"/>
                <w:sz w:val="18"/>
                <w:szCs w:val="18"/>
              </w:rPr>
              <w:t xml:space="preserve"> (v1.53) terms listed under environmental matter can be found from the link:</w:t>
            </w:r>
            <w:r>
              <w:rPr>
                <w:rStyle w:val="apple-converted-space"/>
                <w:rFonts w:ascii="Verdana" w:eastAsia="Times New Roman" w:hAnsi="Verdana" w:cs="Times New Roman"/>
                <w:color w:val="222222"/>
                <w:sz w:val="18"/>
                <w:szCs w:val="18"/>
              </w:rPr>
              <w:t> </w:t>
            </w:r>
            <w:hyperlink r:id="rId42" w:history="1">
              <w:r>
                <w:rPr>
                  <w:rStyle w:val="Hyperlink"/>
                  <w:rFonts w:ascii="Verdana" w:eastAsia="Times New Roman" w:hAnsi="Verdana" w:cs="Times New Roman"/>
                  <w:color w:val="0F2559"/>
                  <w:sz w:val="18"/>
                  <w:szCs w:val="18"/>
                </w:rPr>
                <w:t>http://www.environmentontology.org/Browse-EnvO</w:t>
              </w:r>
            </w:hyperlink>
          </w:p>
        </w:tc>
      </w:tr>
      <w:tr w:rsidR="00C840EB" w14:paraId="616671A7"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1B2F1DE"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env</w:t>
            </w:r>
            <w:proofErr w:type="gramEnd"/>
            <w:r>
              <w:rPr>
                <w:rFonts w:ascii="Verdana" w:eastAsia="Times New Roman" w:hAnsi="Verdana" w:cs="Times New Roman"/>
                <w:color w:val="222222"/>
                <w:sz w:val="18"/>
                <w:szCs w:val="18"/>
              </w:rPr>
              <w:t>_package</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8F5BCDF"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environmental</w:t>
            </w:r>
            <w:proofErr w:type="gramEnd"/>
            <w:r>
              <w:rPr>
                <w:rFonts w:ascii="Verdana" w:eastAsia="Times New Roman" w:hAnsi="Verdana" w:cs="Times New Roman"/>
                <w:color w:val="222222"/>
                <w:sz w:val="18"/>
                <w:szCs w:val="18"/>
              </w:rPr>
              <w:t xml:space="preserve"> package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65B8E14"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MIGS/MIMS/MIMARK extension for reporting of measurements and observations obtained from one or more of the environments where the sample was obtained. All environmental packages listed here are further defined in separate </w:t>
            </w:r>
            <w:proofErr w:type="spellStart"/>
            <w:r>
              <w:rPr>
                <w:rFonts w:ascii="Verdana" w:eastAsia="Times New Roman" w:hAnsi="Verdana" w:cs="Times New Roman"/>
                <w:color w:val="222222"/>
                <w:sz w:val="18"/>
                <w:szCs w:val="18"/>
              </w:rPr>
              <w:t>subtables</w:t>
            </w:r>
            <w:proofErr w:type="spellEnd"/>
            <w:r>
              <w:rPr>
                <w:rFonts w:ascii="Verdana" w:eastAsia="Times New Roman" w:hAnsi="Verdana" w:cs="Times New Roman"/>
                <w:color w:val="222222"/>
                <w:sz w:val="18"/>
                <w:szCs w:val="18"/>
              </w:rPr>
              <w:t xml:space="preserve">. By giving the name of the environmental package, a selection of fields can be made from the </w:t>
            </w:r>
            <w:proofErr w:type="spellStart"/>
            <w:r>
              <w:rPr>
                <w:rFonts w:ascii="Verdana" w:eastAsia="Times New Roman" w:hAnsi="Verdana" w:cs="Times New Roman"/>
                <w:color w:val="222222"/>
                <w:sz w:val="18"/>
                <w:szCs w:val="18"/>
              </w:rPr>
              <w:t>subtables</w:t>
            </w:r>
            <w:proofErr w:type="spellEnd"/>
            <w:r>
              <w:rPr>
                <w:rFonts w:ascii="Verdana" w:eastAsia="Times New Roman" w:hAnsi="Verdana" w:cs="Times New Roman"/>
                <w:color w:val="222222"/>
                <w:sz w:val="18"/>
                <w:szCs w:val="18"/>
              </w:rPr>
              <w:t xml:space="preserve"> and can be reported.</w:t>
            </w:r>
          </w:p>
        </w:tc>
      </w:tr>
      <w:tr w:rsidR="00C840EB" w14:paraId="35E57B4A"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222EC16"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seq</w:t>
            </w:r>
            <w:proofErr w:type="gramEnd"/>
            <w:r>
              <w:rPr>
                <w:rFonts w:ascii="Verdana" w:eastAsia="Times New Roman" w:hAnsi="Verdana" w:cs="Times New Roman"/>
                <w:color w:val="222222"/>
                <w:sz w:val="18"/>
                <w:szCs w:val="18"/>
              </w:rPr>
              <w:t>_meth</w:t>
            </w:r>
            <w:proofErr w:type="spell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0C7C85C"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sequencing</w:t>
            </w:r>
            <w:proofErr w:type="gramEnd"/>
            <w:r>
              <w:rPr>
                <w:rFonts w:ascii="Verdana" w:eastAsia="Times New Roman" w:hAnsi="Verdana" w:cs="Times New Roman"/>
                <w:color w:val="222222"/>
                <w:sz w:val="18"/>
                <w:szCs w:val="18"/>
              </w:rPr>
              <w:t xml:space="preserve"> method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B5E2606"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 xml:space="preserve">Sequencing method used; e.g. Sanger, </w:t>
            </w:r>
            <w:proofErr w:type="spellStart"/>
            <w:r>
              <w:rPr>
                <w:rFonts w:ascii="Verdana" w:eastAsia="Times New Roman" w:hAnsi="Verdana" w:cs="Times New Roman"/>
                <w:color w:val="222222"/>
                <w:sz w:val="18"/>
                <w:szCs w:val="18"/>
              </w:rPr>
              <w:t>pyrosequencing</w:t>
            </w:r>
            <w:proofErr w:type="spellEnd"/>
            <w:r>
              <w:rPr>
                <w:rFonts w:ascii="Verdana" w:eastAsia="Times New Roman" w:hAnsi="Verdana" w:cs="Times New Roman"/>
                <w:color w:val="222222"/>
                <w:sz w:val="18"/>
                <w:szCs w:val="18"/>
              </w:rPr>
              <w:t>, ABI-solid.</w:t>
            </w:r>
          </w:p>
        </w:tc>
      </w:tr>
    </w:tbl>
    <w:p w14:paraId="3FB79352" w14:textId="77777777" w:rsidR="00C840EB" w:rsidRDefault="00C840EB" w:rsidP="00C840EB"/>
    <w:p w14:paraId="009B9340" w14:textId="77777777" w:rsidR="00C840EB" w:rsidRDefault="00C840EB" w:rsidP="00CD0F86">
      <w:pPr>
        <w:pStyle w:val="Heading3"/>
      </w:pPr>
      <w:proofErr w:type="spellStart"/>
      <w:r>
        <w:t>MIxS</w:t>
      </w:r>
      <w:proofErr w:type="spellEnd"/>
      <w:r>
        <w:t xml:space="preserve"> environment-specific mandatory descriptors</w:t>
      </w:r>
    </w:p>
    <w:tbl>
      <w:tblPr>
        <w:tblW w:w="11370" w:type="dxa"/>
        <w:tblBorders>
          <w:top w:val="single" w:sz="36" w:space="0" w:color="F1F1F1"/>
          <w:left w:val="single" w:sz="36" w:space="0" w:color="F1F1F1"/>
          <w:bottom w:val="single" w:sz="36" w:space="0" w:color="F1F1F1"/>
          <w:right w:val="single" w:sz="36" w:space="0" w:color="F1F1F1"/>
        </w:tblBorders>
        <w:shd w:val="clear" w:color="auto" w:fill="FFFFFF"/>
        <w:tblCellMar>
          <w:left w:w="135" w:type="dxa"/>
          <w:right w:w="135" w:type="dxa"/>
        </w:tblCellMar>
        <w:tblLook w:val="04A0" w:firstRow="1" w:lastRow="0" w:firstColumn="1" w:lastColumn="0" w:noHBand="0" w:noVBand="1"/>
      </w:tblPr>
      <w:tblGrid>
        <w:gridCol w:w="1929"/>
        <w:gridCol w:w="1782"/>
        <w:gridCol w:w="1071"/>
        <w:gridCol w:w="6588"/>
      </w:tblGrid>
      <w:tr w:rsidR="00C840EB" w14:paraId="1DE34976" w14:textId="77777777" w:rsidTr="00BC08E9">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6B6CA549"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Environmental package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420DD3B6"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Structured comment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277FCB9B"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Item name</w:t>
            </w:r>
          </w:p>
        </w:tc>
        <w:tc>
          <w:tcPr>
            <w:tcW w:w="0" w:type="auto"/>
            <w:tcBorders>
              <w:top w:val="single" w:sz="6" w:space="0" w:color="F1F1F1"/>
              <w:left w:val="single" w:sz="6" w:space="0" w:color="F1F1F1"/>
              <w:bottom w:val="single" w:sz="18" w:space="0" w:color="F7F7F7"/>
              <w:right w:val="single" w:sz="6" w:space="0" w:color="F1F1F1"/>
            </w:tcBorders>
            <w:shd w:val="clear" w:color="auto" w:fill="FFFFFF"/>
            <w:tcMar>
              <w:top w:w="120" w:type="dxa"/>
              <w:left w:w="75" w:type="dxa"/>
              <w:bottom w:w="75" w:type="dxa"/>
              <w:right w:w="75" w:type="dxa"/>
            </w:tcMar>
            <w:hideMark/>
          </w:tcPr>
          <w:p w14:paraId="6CB2AEA8" w14:textId="77777777" w:rsidR="00C840EB" w:rsidRDefault="00C840EB" w:rsidP="00BC08E9">
            <w:pPr>
              <w:spacing w:before="135" w:after="135"/>
              <w:rPr>
                <w:rFonts w:ascii="Verdana" w:eastAsia="Times New Roman" w:hAnsi="Verdana" w:cs="Times New Roman"/>
                <w:b/>
                <w:bCs/>
                <w:color w:val="000000"/>
                <w:sz w:val="18"/>
                <w:szCs w:val="18"/>
              </w:rPr>
            </w:pPr>
            <w:r>
              <w:rPr>
                <w:rFonts w:ascii="Verdana" w:eastAsia="Times New Roman" w:hAnsi="Verdana" w:cs="Times New Roman"/>
                <w:b/>
                <w:bCs/>
                <w:color w:val="000000"/>
                <w:sz w:val="18"/>
                <w:szCs w:val="18"/>
              </w:rPr>
              <w:t>Definition</w:t>
            </w:r>
          </w:p>
        </w:tc>
      </w:tr>
      <w:tr w:rsidR="00C840EB" w14:paraId="71BDD31A"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385F308"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air</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4C95877"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alt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B53AFEA"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altitude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4905FF3"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altitude of the sample is the vertical distance between Earth's surface above sea level and the sampled position in the air</w:t>
            </w:r>
          </w:p>
        </w:tc>
      </w:tr>
      <w:tr w:rsidR="00C840EB" w14:paraId="432DC537"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A5886E1"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host</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13B3815"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7E36F5E"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B345F03"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041CDCB9"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DF3A1A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68C5E61"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20D6E41"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84B843C"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1F0E9CF2"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24C6079"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-oral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71DF5CC"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36B65E8"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A31441C"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5D1D9B91"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EA7C14A"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-gut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4AEF16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66FB4C3"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6768D76"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16DC2E58"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3E5F04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-skin</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73EBAA4"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C8AF4EC"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9E30FA5"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5983F221"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7EAB41F"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human</w:t>
            </w:r>
            <w:proofErr w:type="gramEnd"/>
            <w:r>
              <w:rPr>
                <w:rFonts w:ascii="Verdana" w:eastAsia="Times New Roman" w:hAnsi="Verdana" w:cs="Times New Roman"/>
                <w:color w:val="222222"/>
                <w:sz w:val="18"/>
                <w:szCs w:val="18"/>
              </w:rPr>
              <w:t>-vaginal</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20CCE0C"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0497275"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CB8D302"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1A7621F5"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5ECC65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microbial</w:t>
            </w:r>
            <w:proofErr w:type="gramEnd"/>
            <w:r>
              <w:rPr>
                <w:rFonts w:ascii="Verdana" w:eastAsia="Times New Roman" w:hAnsi="Verdana" w:cs="Times New Roman"/>
                <w:color w:val="222222"/>
                <w:sz w:val="18"/>
                <w:szCs w:val="18"/>
              </w:rPr>
              <w:t xml:space="preserve"> mat/biofilm</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780BB3C"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09BD447"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52B5559"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microbial mat samples depth is measured from mat surface. Depth can be reported as an interval for subsurface samples.</w:t>
            </w:r>
          </w:p>
        </w:tc>
      </w:tr>
      <w:tr w:rsidR="00C840EB" w14:paraId="460DFBEC"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101854D"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microbial</w:t>
            </w:r>
            <w:proofErr w:type="gramEnd"/>
            <w:r>
              <w:rPr>
                <w:rFonts w:ascii="Verdana" w:eastAsia="Times New Roman" w:hAnsi="Verdana" w:cs="Times New Roman"/>
                <w:color w:val="222222"/>
                <w:sz w:val="18"/>
                <w:szCs w:val="18"/>
              </w:rPr>
              <w:t xml:space="preserve"> mat/biofilm</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263B7E2" w14:textId="77777777" w:rsidR="00C840EB" w:rsidRDefault="00C840EB" w:rsidP="00BC08E9">
            <w:pPr>
              <w:spacing w:before="135" w:after="135"/>
              <w:rPr>
                <w:rFonts w:ascii="Verdana" w:eastAsia="Times New Roman" w:hAnsi="Verdana" w:cs="Times New Roman"/>
                <w:color w:val="222222"/>
                <w:sz w:val="18"/>
                <w:szCs w:val="18"/>
              </w:rPr>
            </w:pPr>
            <w:proofErr w:type="spellStart"/>
            <w:proofErr w:type="gramStart"/>
            <w:r>
              <w:rPr>
                <w:rFonts w:ascii="Verdana" w:eastAsia="Times New Roman" w:hAnsi="Verdana" w:cs="Times New Roman"/>
                <w:color w:val="222222"/>
                <w:sz w:val="18"/>
                <w:szCs w:val="18"/>
              </w:rPr>
              <w:t>elev</w:t>
            </w:r>
            <w:proofErr w:type="spellEnd"/>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6923BEE"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31209C7"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C840EB" w14:paraId="35FACC02"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1866467"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miscellaneous</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BC68AD3"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AC89E76"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D73FE98"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5B5088AA"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1714ACE"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plant</w:t>
            </w:r>
            <w:proofErr w:type="gramEnd"/>
            <w:r>
              <w:rPr>
                <w:rFonts w:ascii="Verdana" w:eastAsia="Times New Roman" w:hAnsi="Verdana" w:cs="Times New Roman"/>
                <w:color w:val="222222"/>
                <w:sz w:val="18"/>
                <w:szCs w:val="18"/>
              </w:rPr>
              <w:t>-associated</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24FB820"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7575DB1"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DB246BD"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4C5EC9C5"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B97D0F4"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sediment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A37E965"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5E01AFD7"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1C3B762"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sediment samples depth is measured from sediment surface. Depth can be reported as an interval for subsurface samples.</w:t>
            </w:r>
          </w:p>
        </w:tc>
      </w:tr>
      <w:tr w:rsidR="00C840EB" w14:paraId="00680205"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B6F79FC"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sediment</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EA7AD3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1ACC369"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BD18856"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C840EB" w14:paraId="1C24D03E"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12224D4"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soil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5EB9689"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9FACC81"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5843652"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soil samples depth is measured from soil surface. Depth can be reported as an interval for subsurface samples.</w:t>
            </w:r>
          </w:p>
        </w:tc>
      </w:tr>
      <w:tr w:rsidR="00C840EB" w14:paraId="0BE869D1"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B5595F1"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soil</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D6619F7"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0FEE349"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elevation</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D623719"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The elevation of the sampling site as measured by the vertical distance from mean sea level.</w:t>
            </w:r>
          </w:p>
        </w:tc>
      </w:tr>
      <w:tr w:rsidR="00C840EB" w14:paraId="247DBEF7"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6E301F1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wastewater</w:t>
            </w:r>
            <w:proofErr w:type="gramEnd"/>
            <w:r>
              <w:rPr>
                <w:rFonts w:ascii="Verdana" w:eastAsia="Times New Roman" w:hAnsi="Verdana" w:cs="Times New Roman"/>
                <w:color w:val="222222"/>
                <w:sz w:val="18"/>
                <w:szCs w:val="18"/>
              </w:rPr>
              <w:t xml:space="preserve"> sludge</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4725769E"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none</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3446D55"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732318DD"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w:t>
            </w:r>
          </w:p>
        </w:tc>
      </w:tr>
      <w:tr w:rsidR="00C840EB" w14:paraId="3AC98863" w14:textId="77777777" w:rsidTr="00BC08E9">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0713CAB2"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water</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1D53D4A6"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3411B0CF" w14:textId="77777777" w:rsidR="00C840EB" w:rsidRDefault="00C840EB" w:rsidP="00BC08E9">
            <w:pPr>
              <w:spacing w:before="135" w:after="135"/>
              <w:rPr>
                <w:rFonts w:ascii="Verdana" w:eastAsia="Times New Roman" w:hAnsi="Verdana" w:cs="Times New Roman"/>
                <w:color w:val="222222"/>
                <w:sz w:val="18"/>
                <w:szCs w:val="18"/>
              </w:rPr>
            </w:pPr>
            <w:proofErr w:type="gramStart"/>
            <w:r>
              <w:rPr>
                <w:rFonts w:ascii="Verdana" w:eastAsia="Times New Roman" w:hAnsi="Verdana" w:cs="Times New Roman"/>
                <w:color w:val="222222"/>
                <w:sz w:val="18"/>
                <w:szCs w:val="18"/>
              </w:rPr>
              <w:t>depth</w:t>
            </w:r>
            <w:proofErr w:type="gramEnd"/>
          </w:p>
        </w:tc>
        <w:tc>
          <w:tcPr>
            <w:tcW w:w="0" w:type="auto"/>
            <w:tcBorders>
              <w:top w:val="single" w:sz="6" w:space="0" w:color="F1F1F1"/>
              <w:left w:val="single" w:sz="6" w:space="0" w:color="F1F1F1"/>
              <w:bottom w:val="single" w:sz="6" w:space="0" w:color="F1F1F1"/>
              <w:right w:val="single" w:sz="6" w:space="0" w:color="F1F1F1"/>
            </w:tcBorders>
            <w:shd w:val="clear" w:color="auto" w:fill="FFFFFF"/>
            <w:tcMar>
              <w:top w:w="120" w:type="dxa"/>
              <w:left w:w="75" w:type="dxa"/>
              <w:bottom w:w="75" w:type="dxa"/>
              <w:right w:w="75" w:type="dxa"/>
            </w:tcMar>
            <w:hideMark/>
          </w:tcPr>
          <w:p w14:paraId="25B8BA23" w14:textId="77777777" w:rsidR="00C840EB" w:rsidRDefault="00C840EB" w:rsidP="00BC08E9">
            <w:pPr>
              <w:spacing w:before="135" w:after="135"/>
              <w:rPr>
                <w:rFonts w:ascii="Verdana" w:eastAsia="Times New Roman" w:hAnsi="Verdana" w:cs="Times New Roman"/>
                <w:color w:val="222222"/>
                <w:sz w:val="18"/>
                <w:szCs w:val="18"/>
              </w:rPr>
            </w:pPr>
            <w:r>
              <w:rPr>
                <w:rFonts w:ascii="Verdana" w:eastAsia="Times New Roman" w:hAnsi="Verdana" w:cs="Times New Roman"/>
                <w:color w:val="222222"/>
                <w:sz w:val="18"/>
                <w:szCs w:val="18"/>
              </w:rPr>
              <w:t>Depth is defined as the vertical distance below surface, e.g. for water samples depth is measured from water surface. Depth can be reported as an interval for subsurface samples.</w:t>
            </w:r>
          </w:p>
        </w:tc>
      </w:tr>
    </w:tbl>
    <w:p w14:paraId="6082163B" w14:textId="77777777" w:rsidR="00C840EB" w:rsidRDefault="00C840EB" w:rsidP="00C840EB"/>
    <w:p w14:paraId="06E38DC7" w14:textId="77777777" w:rsidR="0044619A" w:rsidRDefault="0044619A" w:rsidP="0044619A">
      <w:pPr>
        <w:rPr>
          <w:b/>
        </w:rPr>
      </w:pPr>
    </w:p>
    <w:p w14:paraId="62C2B40D" w14:textId="77777777" w:rsidR="0044619A" w:rsidRDefault="0044619A" w:rsidP="0044619A">
      <w:pPr>
        <w:pStyle w:val="Heading2"/>
      </w:pPr>
      <w:bookmarkStart w:id="1191" w:name="_Toc380999433"/>
      <w:r>
        <w:t>Installing Software for Class</w:t>
      </w:r>
      <w:bookmarkEnd w:id="1191"/>
    </w:p>
    <w:p w14:paraId="62824FBB" w14:textId="77777777" w:rsidR="0044619A" w:rsidRPr="00F66A20" w:rsidRDefault="0044619A" w:rsidP="0044619A"/>
    <w:p w14:paraId="3C39A02F" w14:textId="77777777" w:rsidR="0044619A" w:rsidRDefault="0044619A" w:rsidP="00E8220D">
      <w:pPr>
        <w:pStyle w:val="Heading3"/>
      </w:pPr>
      <w:bookmarkStart w:id="1192" w:name="_How_to_install"/>
      <w:bookmarkStart w:id="1193" w:name="_Toc380999434"/>
      <w:bookmarkEnd w:id="1192"/>
      <w:r>
        <w:t>How to install R and R Studio</w:t>
      </w:r>
      <w:bookmarkEnd w:id="1193"/>
    </w:p>
    <w:p w14:paraId="09C31075" w14:textId="77777777" w:rsidR="0044619A" w:rsidRDefault="0044619A" w:rsidP="0044619A"/>
    <w:p w14:paraId="1B5B02C4" w14:textId="77777777" w:rsidR="0044619A" w:rsidRDefault="0044619A" w:rsidP="0044619A">
      <w:pPr>
        <w:pStyle w:val="Heading4"/>
      </w:pPr>
      <w:r w:rsidRPr="002F3428">
        <w:rPr>
          <w:i w:val="0"/>
        </w:rPr>
        <w:t>Using</w:t>
      </w:r>
      <w:r>
        <w:t xml:space="preserve"> R and R Studio on the Student Desktop</w:t>
      </w:r>
    </w:p>
    <w:p w14:paraId="0D85DDC4" w14:textId="77777777" w:rsidR="0044619A" w:rsidRDefault="0044619A" w:rsidP="0044619A">
      <w:r>
        <w:t xml:space="preserve">If you use Otago University’s Student Desktop (install instructions are available here: </w:t>
      </w:r>
      <w:hyperlink r:id="rId43" w:history="1">
        <w:r w:rsidRPr="001326F8">
          <w:rPr>
            <w:rStyle w:val="Hyperlink"/>
          </w:rPr>
          <w:t>https://blogs.otago.ac.nz/studentit/student-desktop/student-desktop-own-device/</w:t>
        </w:r>
      </w:hyperlink>
      <w:r>
        <w:t>), R and R Studio are pre-installed in this environment. You can run Student Desktop either as stand-alone or within your browser.</w:t>
      </w:r>
    </w:p>
    <w:p w14:paraId="63996365" w14:textId="77777777" w:rsidR="0044619A" w:rsidRDefault="0044619A" w:rsidP="0044619A"/>
    <w:p w14:paraId="0E870691" w14:textId="77777777" w:rsidR="0044619A" w:rsidRDefault="0044619A" w:rsidP="0044619A">
      <w:pPr>
        <w:rPr>
          <w:rFonts w:ascii="Helvetica" w:eastAsia="Times New Roman" w:hAnsi="Helvetica" w:cs="Times New Roman"/>
          <w:sz w:val="21"/>
          <w:szCs w:val="21"/>
          <w:bdr w:val="none" w:sz="0" w:space="0" w:color="auto" w:frame="1"/>
          <w:shd w:val="clear" w:color="auto" w:fill="FCFCFC"/>
        </w:rPr>
      </w:pPr>
      <w:r>
        <w:t xml:space="preserve">You can log into student desktop at: </w:t>
      </w:r>
      <w:hyperlink r:id="rId44" w:history="1">
        <w:r w:rsidRPr="007B5564">
          <w:rPr>
            <w:rStyle w:val="Hyperlink"/>
            <w:rFonts w:ascii="Helvetica" w:eastAsia="Times New Roman" w:hAnsi="Helvetica" w:cs="Times New Roman"/>
            <w:sz w:val="21"/>
            <w:szCs w:val="21"/>
            <w:bdr w:val="none" w:sz="0" w:space="0" w:color="auto" w:frame="1"/>
            <w:shd w:val="clear" w:color="auto" w:fill="FCFCFC"/>
          </w:rPr>
          <w:t>http://www.otago.ac.nz/studentdesktop</w:t>
        </w:r>
      </w:hyperlink>
    </w:p>
    <w:p w14:paraId="6D13993A" w14:textId="77777777" w:rsidR="0044619A" w:rsidRDefault="0044619A" w:rsidP="0044619A">
      <w:pPr>
        <w:rPr>
          <w:rFonts w:ascii="Helvetica" w:eastAsia="Times New Roman" w:hAnsi="Helvetica" w:cs="Times New Roman"/>
          <w:sz w:val="21"/>
          <w:szCs w:val="21"/>
          <w:bdr w:val="none" w:sz="0" w:space="0" w:color="auto" w:frame="1"/>
          <w:shd w:val="clear" w:color="auto" w:fill="FCFCFC"/>
        </w:rPr>
      </w:pPr>
    </w:p>
    <w:p w14:paraId="23EA3AE3" w14:textId="77777777" w:rsidR="0044619A" w:rsidRPr="00C568FD" w:rsidRDefault="0044619A" w:rsidP="0044619A">
      <w:pPr>
        <w:rPr>
          <w:rFonts w:eastAsia="Times New Roman" w:cs="Times New Roman"/>
        </w:rPr>
      </w:pPr>
      <w:r>
        <w:rPr>
          <w:rFonts w:ascii="Helvetica" w:eastAsia="Times New Roman" w:hAnsi="Helvetica" w:cs="Times New Roman"/>
          <w:sz w:val="21"/>
          <w:szCs w:val="21"/>
          <w:bdr w:val="none" w:sz="0" w:space="0" w:color="auto" w:frame="1"/>
          <w:shd w:val="clear" w:color="auto" w:fill="FCFCFC"/>
        </w:rPr>
        <w:t xml:space="preserve">You will need to run </w:t>
      </w:r>
      <w:commentRangeStart w:id="1194"/>
      <w:r>
        <w:rPr>
          <w:rFonts w:ascii="Helvetica" w:eastAsia="Times New Roman" w:hAnsi="Helvetica" w:cs="Times New Roman"/>
          <w:sz w:val="21"/>
          <w:szCs w:val="21"/>
          <w:bdr w:val="none" w:sz="0" w:space="0" w:color="auto" w:frame="1"/>
          <w:shd w:val="clear" w:color="auto" w:fill="FCFCFC"/>
        </w:rPr>
        <w:t>“</w:t>
      </w:r>
      <w:proofErr w:type="spellStart"/>
      <w:proofErr w:type="gramStart"/>
      <w:r>
        <w:rPr>
          <w:rFonts w:ascii="Helvetica" w:eastAsia="Times New Roman" w:hAnsi="Helvetica" w:cs="Times New Roman"/>
          <w:sz w:val="21"/>
          <w:szCs w:val="21"/>
          <w:bdr w:val="none" w:sz="0" w:space="0" w:color="auto" w:frame="1"/>
          <w:shd w:val="clear" w:color="auto" w:fill="FCFCFC"/>
        </w:rPr>
        <w:t>setup.R</w:t>
      </w:r>
      <w:proofErr w:type="spellEnd"/>
      <w:proofErr w:type="gramEnd"/>
      <w:r>
        <w:rPr>
          <w:rFonts w:ascii="Helvetica" w:eastAsia="Times New Roman" w:hAnsi="Helvetica" w:cs="Times New Roman"/>
          <w:sz w:val="21"/>
          <w:szCs w:val="21"/>
          <w:bdr w:val="none" w:sz="0" w:space="0" w:color="auto" w:frame="1"/>
          <w:shd w:val="clear" w:color="auto" w:fill="FCFCFC"/>
        </w:rPr>
        <w:t xml:space="preserve">” </w:t>
      </w:r>
      <w:commentRangeEnd w:id="1194"/>
      <w:r>
        <w:rPr>
          <w:rStyle w:val="CommentReference"/>
        </w:rPr>
        <w:commentReference w:id="1194"/>
      </w:r>
      <w:r>
        <w:rPr>
          <w:rFonts w:ascii="Helvetica" w:eastAsia="Times New Roman" w:hAnsi="Helvetica" w:cs="Times New Roman"/>
          <w:sz w:val="21"/>
          <w:szCs w:val="21"/>
          <w:bdr w:val="none" w:sz="0" w:space="0" w:color="auto" w:frame="1"/>
          <w:shd w:val="clear" w:color="auto" w:fill="FCFCFC"/>
        </w:rPr>
        <w:t xml:space="preserve">on your student desktop account in order to install the packages needed for class. </w:t>
      </w:r>
    </w:p>
    <w:p w14:paraId="6BE1D0D5" w14:textId="77777777" w:rsidR="0044619A" w:rsidRPr="00AC7A40" w:rsidRDefault="0044619A" w:rsidP="0044619A">
      <w:pPr>
        <w:rPr>
          <w:rFonts w:ascii="Times" w:eastAsia="Times New Roman" w:hAnsi="Times" w:cs="Times New Roman"/>
          <w:sz w:val="20"/>
          <w:szCs w:val="20"/>
        </w:rPr>
      </w:pPr>
    </w:p>
    <w:p w14:paraId="51156853" w14:textId="77777777" w:rsidR="0044619A" w:rsidRDefault="0044619A" w:rsidP="0044619A">
      <w:pPr>
        <w:pStyle w:val="Heading4"/>
      </w:pPr>
      <w:r>
        <w:t>You can install R on your own computer</w:t>
      </w:r>
    </w:p>
    <w:p w14:paraId="3D501630" w14:textId="77777777" w:rsidR="0044619A" w:rsidRDefault="0044619A" w:rsidP="0044619A"/>
    <w:p w14:paraId="447007B4" w14:textId="77777777" w:rsidR="0044619A" w:rsidRDefault="0044619A" w:rsidP="0044619A">
      <w:r>
        <w:t xml:space="preserve">R is an open-source statistical software </w:t>
      </w:r>
      <w:proofErr w:type="gramStart"/>
      <w:r>
        <w:t>package which</w:t>
      </w:r>
      <w:proofErr w:type="gramEnd"/>
      <w:r>
        <w:t xml:space="preserve"> is freely available at </w:t>
      </w:r>
      <w:r w:rsidRPr="00B97E39">
        <w:t>https://cran.r-proje</w:t>
      </w:r>
      <w:r>
        <w:t xml:space="preserve">ct.org. At this URL, you can download pre-compiled binaries for Windows, Linux, or Mac. Follow the links to download the appropriate binary for your computer. </w:t>
      </w:r>
    </w:p>
    <w:p w14:paraId="18E45D2F" w14:textId="77777777" w:rsidR="0044619A" w:rsidRDefault="0044619A" w:rsidP="0044619A">
      <w:r>
        <w:rPr>
          <w:noProof/>
        </w:rPr>
        <mc:AlternateContent>
          <mc:Choice Requires="wps">
            <w:drawing>
              <wp:anchor distT="0" distB="0" distL="114300" distR="114300" simplePos="0" relativeHeight="251699200" behindDoc="0" locked="0" layoutInCell="1" allowOverlap="1" wp14:anchorId="03AB2A14" wp14:editId="5879F677">
                <wp:simplePos x="0" y="0"/>
                <wp:positionH relativeFrom="column">
                  <wp:posOffset>1143000</wp:posOffset>
                </wp:positionH>
                <wp:positionV relativeFrom="paragraph">
                  <wp:posOffset>956310</wp:posOffset>
                </wp:positionV>
                <wp:extent cx="457200" cy="0"/>
                <wp:effectExtent l="0" t="101600" r="25400" b="177800"/>
                <wp:wrapNone/>
                <wp:docPr id="14" name="Straight Arrow Connector 14"/>
                <wp:cNvGraphicFramePr/>
                <a:graphic xmlns:a="http://schemas.openxmlformats.org/drawingml/2006/main">
                  <a:graphicData uri="http://schemas.microsoft.com/office/word/2010/wordprocessingShape">
                    <wps:wsp>
                      <wps:cNvCnPr/>
                      <wps:spPr>
                        <a:xfrm>
                          <a:off x="0" y="0"/>
                          <a:ext cx="4572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id="_x0000_t32" coordsize="21600,21600" o:spt="32" o:oned="t" path="m0,0l21600,21600e" filled="f">
                <v:path arrowok="t" fillok="f" o:connecttype="none"/>
                <o:lock v:ext="edit" shapetype="t"/>
              </v:shapetype>
              <v:shape id="Straight Arrow Connector 14" o:spid="_x0000_s1026" type="#_x0000_t32" style="position:absolute;margin-left:90pt;margin-top:75.3pt;width:36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" strokecolor="#c0504d [3205]" strokeweight="2pt">
                <v:stroke endarrow="open"/>
                <v:shadow on="t" opacity="24903f" mv:blur="40000f" origin=",.5" offset="0,20000emu"/>
              </v:shape>
            </w:pict>
          </mc:Fallback>
        </mc:AlternateContent>
      </w:r>
      <w:r>
        <w:rPr>
          <w:noProof/>
        </w:rPr>
        <w:drawing>
          <wp:inline distT="0" distB="0" distL="0" distR="0" wp14:anchorId="59F10BB8" wp14:editId="0F5B7F8B">
            <wp:extent cx="5270500" cy="1334304"/>
            <wp:effectExtent l="0" t="0" r="0" b="1206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70500" cy="1334304"/>
                    </a:xfrm>
                    <a:prstGeom prst="rect">
                      <a:avLst/>
                    </a:prstGeom>
                    <a:noFill/>
                    <a:ln>
                      <a:noFill/>
                    </a:ln>
                  </pic:spPr>
                </pic:pic>
              </a:graphicData>
            </a:graphic>
          </wp:inline>
        </w:drawing>
      </w:r>
    </w:p>
    <w:p w14:paraId="0BD790EB" w14:textId="77777777" w:rsidR="0044619A" w:rsidRDefault="0044619A" w:rsidP="0044619A"/>
    <w:p w14:paraId="67DF4DBA" w14:textId="77777777" w:rsidR="0044619A" w:rsidRDefault="0044619A" w:rsidP="0044619A">
      <w:pPr>
        <w:pStyle w:val="Heading5"/>
      </w:pPr>
      <w:r>
        <w:t>For Mac:</w:t>
      </w:r>
    </w:p>
    <w:p w14:paraId="7CB5C7E9" w14:textId="77777777" w:rsidR="0044619A" w:rsidRDefault="0044619A" w:rsidP="0044619A">
      <w:r>
        <w:t>Choose the package appropriate for your operating system version. You can see your operating system version by choosing the Apple menu and then selecting “About this Mac”.</w:t>
      </w:r>
    </w:p>
    <w:p w14:paraId="64C332B3" w14:textId="77777777" w:rsidR="0044619A" w:rsidRDefault="0044619A" w:rsidP="0044619A"/>
    <w:p w14:paraId="2F7CDD03" w14:textId="77777777" w:rsidR="0044619A" w:rsidRDefault="0044619A" w:rsidP="0044619A">
      <w:r>
        <w:rPr>
          <w:noProof/>
        </w:rPr>
        <mc:AlternateContent>
          <mc:Choice Requires="wps">
            <w:drawing>
              <wp:anchor distT="0" distB="0" distL="114300" distR="114300" simplePos="0" relativeHeight="251700224" behindDoc="0" locked="0" layoutInCell="1" allowOverlap="1" wp14:anchorId="4438A7FA" wp14:editId="4C90E94D">
                <wp:simplePos x="0" y="0"/>
                <wp:positionH relativeFrom="column">
                  <wp:posOffset>800100</wp:posOffset>
                </wp:positionH>
                <wp:positionV relativeFrom="paragraph">
                  <wp:posOffset>2214245</wp:posOffset>
                </wp:positionV>
                <wp:extent cx="685800" cy="114300"/>
                <wp:effectExtent l="50800" t="25400" r="76200" b="165100"/>
                <wp:wrapNone/>
                <wp:docPr id="38" name="Straight Arrow Connector 38"/>
                <wp:cNvGraphicFramePr/>
                <a:graphic xmlns:a="http://schemas.openxmlformats.org/drawingml/2006/main">
                  <a:graphicData uri="http://schemas.microsoft.com/office/word/2010/wordprocessingShape">
                    <wps:wsp>
                      <wps:cNvCnPr/>
                      <wps:spPr>
                        <a:xfrm>
                          <a:off x="0" y="0"/>
                          <a:ext cx="6858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 id="Straight Arrow Connector 38" o:spid="_x0000_s1026" type="#_x0000_t32" style="position:absolute;margin-left:63pt;margin-top:174.35pt;width:54pt;height:9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" strokecolor="#c0504d [3205]" strokeweight="2pt">
                <v:stroke endarrow="open"/>
                <v:shadow on="t" opacity="24903f" mv:blur="40000f" origin=",.5" offset="0,20000emu"/>
              </v:shape>
            </w:pict>
          </mc:Fallback>
        </mc:AlternateContent>
      </w:r>
      <w:r>
        <w:rPr>
          <w:noProof/>
        </w:rPr>
        <w:drawing>
          <wp:inline distT="0" distB="0" distL="0" distR="0" wp14:anchorId="6E5313C0" wp14:editId="0429925B">
            <wp:extent cx="2137100" cy="1756833"/>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37141" cy="1756867"/>
                    </a:xfrm>
                    <a:prstGeom prst="rect">
                      <a:avLst/>
                    </a:prstGeom>
                    <a:noFill/>
                    <a:ln>
                      <a:noFill/>
                    </a:ln>
                  </pic:spPr>
                </pic:pic>
              </a:graphicData>
            </a:graphic>
          </wp:inline>
        </w:drawing>
      </w:r>
      <w:r>
        <w:rPr>
          <w:noProof/>
        </w:rPr>
        <w:drawing>
          <wp:inline distT="0" distB="0" distL="0" distR="0" wp14:anchorId="49E06C39" wp14:editId="41A4A544">
            <wp:extent cx="3349673" cy="1986703"/>
            <wp:effectExtent l="0" t="0" r="3175" b="0"/>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350190" cy="1987009"/>
                    </a:xfrm>
                    <a:prstGeom prst="rect">
                      <a:avLst/>
                    </a:prstGeom>
                    <a:noFill/>
                    <a:ln>
                      <a:noFill/>
                    </a:ln>
                  </pic:spPr>
                </pic:pic>
              </a:graphicData>
            </a:graphic>
          </wp:inline>
        </w:drawing>
      </w:r>
    </w:p>
    <w:p w14:paraId="643789B7" w14:textId="77777777" w:rsidR="0044619A" w:rsidRDefault="0044619A" w:rsidP="0044619A">
      <w:r>
        <w:rPr>
          <w:noProof/>
        </w:rPr>
        <mc:AlternateContent>
          <mc:Choice Requires="wps">
            <w:drawing>
              <wp:anchor distT="0" distB="0" distL="114300" distR="114300" simplePos="0" relativeHeight="251702272" behindDoc="0" locked="0" layoutInCell="1" allowOverlap="1" wp14:anchorId="64650462" wp14:editId="126605E9">
                <wp:simplePos x="0" y="0"/>
                <wp:positionH relativeFrom="column">
                  <wp:posOffset>2743200</wp:posOffset>
                </wp:positionH>
                <wp:positionV relativeFrom="paragraph">
                  <wp:posOffset>1532255</wp:posOffset>
                </wp:positionV>
                <wp:extent cx="342900" cy="114300"/>
                <wp:effectExtent l="50800" t="25400" r="63500" b="139700"/>
                <wp:wrapNone/>
                <wp:docPr id="42" name="Straight Arrow Connector 42"/>
                <wp:cNvGraphicFramePr/>
                <a:graphic xmlns:a="http://schemas.openxmlformats.org/drawingml/2006/main">
                  <a:graphicData uri="http://schemas.microsoft.com/office/word/2010/wordprocessingShape">
                    <wps:wsp>
                      <wps:cNvCnPr/>
                      <wps:spPr>
                        <a:xfrm>
                          <a:off x="0" y="0"/>
                          <a:ext cx="3429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42" o:spid="_x0000_s1026" type="#_x0000_t32" style="position:absolute;margin-left:3in;margin-top:120.65pt;width:27pt;height:9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" strokecolor="#c0504d [3205]" strokeweight="2pt">
                <v:stroke endarrow="open"/>
                <v:shadow on="t" opacity="24903f" mv:blur="40000f" origin=",.5" offset="0,20000emu"/>
              </v:shape>
            </w:pict>
          </mc:Fallback>
        </mc:AlternateContent>
      </w:r>
      <w:r>
        <w:rPr>
          <w:noProof/>
        </w:rPr>
        <mc:AlternateContent>
          <mc:Choice Requires="wps">
            <w:drawing>
              <wp:anchor distT="0" distB="0" distL="114300" distR="114300" simplePos="0" relativeHeight="251701248" behindDoc="0" locked="0" layoutInCell="1" allowOverlap="1" wp14:anchorId="6EFD7B1B" wp14:editId="0D68B53F">
                <wp:simplePos x="0" y="0"/>
                <wp:positionH relativeFrom="column">
                  <wp:posOffset>571500</wp:posOffset>
                </wp:positionH>
                <wp:positionV relativeFrom="paragraph">
                  <wp:posOffset>1532255</wp:posOffset>
                </wp:positionV>
                <wp:extent cx="457200" cy="114300"/>
                <wp:effectExtent l="50800" t="25400" r="101600" b="139700"/>
                <wp:wrapNone/>
                <wp:docPr id="40" name="Straight Arrow Connector 40"/>
                <wp:cNvGraphicFramePr/>
                <a:graphic xmlns:a="http://schemas.openxmlformats.org/drawingml/2006/main">
                  <a:graphicData uri="http://schemas.microsoft.com/office/word/2010/wordprocessingShape">
                    <wps:wsp>
                      <wps:cNvCnPr/>
                      <wps:spPr>
                        <a:xfrm>
                          <a:off x="0" y="0"/>
                          <a:ext cx="4572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40" o:spid="_x0000_s1026" type="#_x0000_t32" style="position:absolute;margin-left:45pt;margin-top:120.65pt;width:36pt;height:9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" strokecolor="#c0504d [3205]" strokeweight="2pt">
                <v:stroke endarrow="open"/>
                <v:shadow on="t" opacity="24903f" mv:blur="40000f" origin=",.5" offset="0,20000emu"/>
              </v:shape>
            </w:pict>
          </mc:Fallback>
        </mc:AlternateContent>
      </w:r>
      <w:r>
        <w:rPr>
          <w:noProof/>
        </w:rPr>
        <w:drawing>
          <wp:inline distT="0" distB="0" distL="0" distR="0" wp14:anchorId="04FDDDE0" wp14:editId="1A357F64">
            <wp:extent cx="5270500" cy="2551042"/>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70500" cy="2551042"/>
                    </a:xfrm>
                    <a:prstGeom prst="rect">
                      <a:avLst/>
                    </a:prstGeom>
                    <a:noFill/>
                    <a:ln>
                      <a:noFill/>
                    </a:ln>
                  </pic:spPr>
                </pic:pic>
              </a:graphicData>
            </a:graphic>
          </wp:inline>
        </w:drawing>
      </w:r>
    </w:p>
    <w:p w14:paraId="41AB1237" w14:textId="77777777" w:rsidR="0044619A" w:rsidRDefault="0044619A" w:rsidP="0044619A"/>
    <w:p w14:paraId="5AE68E90" w14:textId="77777777" w:rsidR="0044619A" w:rsidRDefault="0044619A" w:rsidP="0044619A"/>
    <w:p w14:paraId="59F80832" w14:textId="77777777" w:rsidR="0044619A" w:rsidRDefault="0044619A" w:rsidP="0044619A"/>
    <w:p w14:paraId="1B5F56DC" w14:textId="77777777" w:rsidR="0044619A" w:rsidRDefault="0044619A" w:rsidP="0044619A">
      <w:pPr>
        <w:pStyle w:val="Heading5"/>
      </w:pPr>
      <w:r>
        <w:t>For Windows:</w:t>
      </w:r>
    </w:p>
    <w:p w14:paraId="3393F098" w14:textId="77777777" w:rsidR="0044619A" w:rsidRDefault="0044619A" w:rsidP="0044619A">
      <w:r>
        <w:t>Choose the “base” directory and then “Download R for Windows”.</w:t>
      </w:r>
    </w:p>
    <w:p w14:paraId="4D81B350" w14:textId="77777777" w:rsidR="0044619A" w:rsidRDefault="0044619A" w:rsidP="0044619A">
      <w:r>
        <w:rPr>
          <w:noProof/>
        </w:rPr>
        <mc:AlternateContent>
          <mc:Choice Requires="wps">
            <w:drawing>
              <wp:anchor distT="0" distB="0" distL="114300" distR="114300" simplePos="0" relativeHeight="251704320" behindDoc="0" locked="0" layoutInCell="1" allowOverlap="1" wp14:anchorId="1164EED5" wp14:editId="682B0A23">
                <wp:simplePos x="0" y="0"/>
                <wp:positionH relativeFrom="column">
                  <wp:posOffset>800100</wp:posOffset>
                </wp:positionH>
                <wp:positionV relativeFrom="paragraph">
                  <wp:posOffset>553085</wp:posOffset>
                </wp:positionV>
                <wp:extent cx="342900" cy="114300"/>
                <wp:effectExtent l="50800" t="25400" r="63500" b="139700"/>
                <wp:wrapNone/>
                <wp:docPr id="55" name="Straight Arrow Connector 55"/>
                <wp:cNvGraphicFramePr/>
                <a:graphic xmlns:a="http://schemas.openxmlformats.org/drawingml/2006/main">
                  <a:graphicData uri="http://schemas.microsoft.com/office/word/2010/wordprocessingShape">
                    <wps:wsp>
                      <wps:cNvCnPr/>
                      <wps:spPr>
                        <a:xfrm>
                          <a:off x="0" y="0"/>
                          <a:ext cx="342900" cy="11430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anchor>
            </w:drawing>
          </mc:Choice>
          <mc:Fallback>
            <w:pict>
              <v:shape id="Straight Arrow Connector 55" o:spid="_x0000_s1026" type="#_x0000_t32" style="position:absolute;margin-left:63pt;margin-top:43.55pt;width:27pt;height:9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" strokecolor="#c0504d [3205]" strokeweight="2pt">
                <v:stroke endarrow="open"/>
                <v:shadow on="t" opacity="24903f" mv:blur="40000f" origin=",.5" offset="0,20000emu"/>
              </v:shape>
            </w:pict>
          </mc:Fallback>
        </mc:AlternateContent>
      </w:r>
      <w:r>
        <w:rPr>
          <w:noProof/>
        </w:rPr>
        <w:drawing>
          <wp:inline distT="0" distB="0" distL="0" distR="0" wp14:anchorId="5630D9B9" wp14:editId="2B1D7576">
            <wp:extent cx="5270500" cy="1350652"/>
            <wp:effectExtent l="0" t="0" r="0" b="0"/>
            <wp:docPr id="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270500" cy="1350652"/>
                    </a:xfrm>
                    <a:prstGeom prst="rect">
                      <a:avLst/>
                    </a:prstGeom>
                    <a:noFill/>
                    <a:ln>
                      <a:noFill/>
                    </a:ln>
                  </pic:spPr>
                </pic:pic>
              </a:graphicData>
            </a:graphic>
          </wp:inline>
        </w:drawing>
      </w:r>
    </w:p>
    <w:p w14:paraId="03C8D178" w14:textId="77777777" w:rsidR="0044619A" w:rsidRDefault="0044619A" w:rsidP="0044619A">
      <w:r>
        <w:rPr>
          <w:noProof/>
        </w:rPr>
        <mc:AlternateContent>
          <mc:Choice Requires="wps">
            <w:drawing>
              <wp:anchor distT="0" distB="0" distL="114300" distR="114300" simplePos="0" relativeHeight="251703296" behindDoc="0" locked="0" layoutInCell="1" allowOverlap="1" wp14:anchorId="242FEEE2" wp14:editId="5DEC24B9">
                <wp:simplePos x="0" y="0"/>
                <wp:positionH relativeFrom="column">
                  <wp:posOffset>914400</wp:posOffset>
                </wp:positionH>
                <wp:positionV relativeFrom="paragraph">
                  <wp:posOffset>1028700</wp:posOffset>
                </wp:positionV>
                <wp:extent cx="342900" cy="0"/>
                <wp:effectExtent l="0" t="101600" r="38100" b="177800"/>
                <wp:wrapNone/>
                <wp:docPr id="53" name="Straight Arrow Connector 53"/>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53" o:spid="_x0000_s1026" type="#_x0000_t32" style="position:absolute;margin-left:1in;margin-top:81pt;width:27pt;height: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" strokecolor="#c0504d [3205]" strokeweight="2pt">
                <v:stroke endarrow="open"/>
                <v:shadow on="t" opacity="24903f" mv:blur="40000f" origin=",.5" offset="0,20000emu"/>
              </v:shape>
            </w:pict>
          </mc:Fallback>
        </mc:AlternateContent>
      </w:r>
      <w:r>
        <w:rPr>
          <w:noProof/>
        </w:rPr>
        <w:drawing>
          <wp:inline distT="0" distB="0" distL="0" distR="0" wp14:anchorId="4749B821" wp14:editId="7229AB8B">
            <wp:extent cx="5270500" cy="1283146"/>
            <wp:effectExtent l="0" t="0" r="0" b="12700"/>
            <wp:docPr id="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70500" cy="1283146"/>
                    </a:xfrm>
                    <a:prstGeom prst="rect">
                      <a:avLst/>
                    </a:prstGeom>
                    <a:noFill/>
                    <a:ln>
                      <a:noFill/>
                    </a:ln>
                  </pic:spPr>
                </pic:pic>
              </a:graphicData>
            </a:graphic>
          </wp:inline>
        </w:drawing>
      </w:r>
    </w:p>
    <w:p w14:paraId="4A188E0F" w14:textId="77777777" w:rsidR="0044619A" w:rsidRDefault="0044619A" w:rsidP="0044619A">
      <w:pPr>
        <w:rPr>
          <w:b/>
        </w:rPr>
      </w:pPr>
    </w:p>
    <w:p w14:paraId="2B0EA865" w14:textId="77777777" w:rsidR="0044619A" w:rsidRDefault="0044619A" w:rsidP="0044619A">
      <w:pPr>
        <w:rPr>
          <w:b/>
        </w:rPr>
      </w:pPr>
    </w:p>
    <w:p w14:paraId="6C5F0773" w14:textId="77777777" w:rsidR="0044619A" w:rsidRDefault="0044619A" w:rsidP="0044619A">
      <w:pPr>
        <w:pStyle w:val="Heading4"/>
      </w:pPr>
      <w:r w:rsidRPr="007148A6">
        <w:t>Downloading R Studio</w:t>
      </w:r>
    </w:p>
    <w:p w14:paraId="14ADC20A" w14:textId="77777777" w:rsidR="0044619A" w:rsidRPr="00AC7468" w:rsidRDefault="0044619A" w:rsidP="0044619A">
      <w:r>
        <w:t xml:space="preserve">R studio is a graphic environment that complements R and allows easy construction of the Markdown files required for class. </w:t>
      </w:r>
    </w:p>
    <w:p w14:paraId="68F9A577" w14:textId="77777777" w:rsidR="0044619A" w:rsidRDefault="0044619A" w:rsidP="0044619A">
      <w:pPr>
        <w:rPr>
          <w:b/>
        </w:rPr>
      </w:pPr>
    </w:p>
    <w:p w14:paraId="4C4DAA09" w14:textId="77777777" w:rsidR="0044619A" w:rsidRDefault="0044619A" w:rsidP="0044619A">
      <w:r>
        <w:t xml:space="preserve">You can download R Studio at </w:t>
      </w:r>
      <w:hyperlink r:id="rId51" w:history="1">
        <w:r w:rsidRPr="00CB7010">
          <w:rPr>
            <w:rStyle w:val="Hyperlink"/>
          </w:rPr>
          <w:t>https://www.rstudio.com/products/rstudio/download/</w:t>
        </w:r>
      </w:hyperlink>
    </w:p>
    <w:p w14:paraId="5A80F302" w14:textId="77777777" w:rsidR="0044619A" w:rsidRDefault="0044619A" w:rsidP="0044619A"/>
    <w:p w14:paraId="1FF78878" w14:textId="77777777" w:rsidR="0044619A" w:rsidRDefault="0044619A" w:rsidP="0044619A">
      <w:r>
        <w:t>Click the Download button that is under Select “R Studio Desktop – Open Source License” (you will have to scroll down), and choose the appropriate installer for your operating system at the bottom of the page.</w:t>
      </w:r>
    </w:p>
    <w:p w14:paraId="763B16EB" w14:textId="77777777" w:rsidR="0044619A" w:rsidRDefault="0044619A" w:rsidP="0044619A"/>
    <w:p w14:paraId="53EB1F78" w14:textId="77777777" w:rsidR="0044619A" w:rsidRDefault="0044619A" w:rsidP="0044619A"/>
    <w:p w14:paraId="7E232039" w14:textId="77777777" w:rsidR="0044619A" w:rsidRDefault="0044619A" w:rsidP="0044619A">
      <w:r>
        <w:rPr>
          <w:noProof/>
        </w:rPr>
        <mc:AlternateContent>
          <mc:Choice Requires="wps">
            <w:drawing>
              <wp:anchor distT="0" distB="0" distL="114300" distR="114300" simplePos="0" relativeHeight="251705344" behindDoc="0" locked="0" layoutInCell="1" allowOverlap="1" wp14:anchorId="43A6E05E" wp14:editId="73FA4D23">
                <wp:simplePos x="0" y="0"/>
                <wp:positionH relativeFrom="column">
                  <wp:posOffset>685800</wp:posOffset>
                </wp:positionH>
                <wp:positionV relativeFrom="paragraph">
                  <wp:posOffset>2077085</wp:posOffset>
                </wp:positionV>
                <wp:extent cx="342900" cy="0"/>
                <wp:effectExtent l="0" t="101600" r="38100" b="177800"/>
                <wp:wrapNone/>
                <wp:docPr id="66" name="Straight Arrow Connector 66"/>
                <wp:cNvGraphicFramePr/>
                <a:graphic xmlns:a="http://schemas.openxmlformats.org/drawingml/2006/main">
                  <a:graphicData uri="http://schemas.microsoft.com/office/word/2010/wordprocessingShape">
                    <wps:wsp>
                      <wps:cNvCnPr/>
                      <wps:spPr>
                        <a:xfrm>
                          <a:off x="0" y="0"/>
                          <a:ext cx="342900" cy="0"/>
                        </a:xfrm>
                        <a:prstGeom prst="straightConnector1">
                          <a:avLst/>
                        </a:prstGeom>
                        <a:ln>
                          <a:tailEnd type="arrow"/>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66" o:spid="_x0000_s1026" type="#_x0000_t32" style="position:absolute;margin-left:54pt;margin-top:163.55pt;width:27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" strokecolor="#c0504d [3205]" strokeweight="2pt">
                <v:stroke endarrow="open"/>
                <v:shadow on="t" opacity="24903f" mv:blur="40000f" origin=",.5" offset="0,20000emu"/>
              </v:shape>
            </w:pict>
          </mc:Fallback>
        </mc:AlternateContent>
      </w:r>
      <w:r>
        <w:rPr>
          <w:noProof/>
        </w:rPr>
        <w:drawing>
          <wp:inline distT="0" distB="0" distL="0" distR="0" wp14:anchorId="646E337F" wp14:editId="72BA6BAC">
            <wp:extent cx="5270500" cy="2839255"/>
            <wp:effectExtent l="0" t="0" r="0" b="5715"/>
            <wp:docPr id="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70500" cy="2839255"/>
                    </a:xfrm>
                    <a:prstGeom prst="rect">
                      <a:avLst/>
                    </a:prstGeom>
                    <a:noFill/>
                    <a:ln>
                      <a:noFill/>
                    </a:ln>
                  </pic:spPr>
                </pic:pic>
              </a:graphicData>
            </a:graphic>
          </wp:inline>
        </w:drawing>
      </w:r>
    </w:p>
    <w:p w14:paraId="24981E8C" w14:textId="77777777" w:rsidR="0044619A" w:rsidRDefault="0044619A" w:rsidP="0044619A"/>
    <w:p w14:paraId="7AD8B3CD" w14:textId="77777777" w:rsidR="0044619A" w:rsidRDefault="0044619A" w:rsidP="00E8220D">
      <w:pPr>
        <w:pStyle w:val="Heading2"/>
      </w:pPr>
      <w:bookmarkStart w:id="1195" w:name="_Creating_an_R"/>
      <w:bookmarkStart w:id="1196" w:name="_Toc380999435"/>
      <w:bookmarkEnd w:id="1195"/>
      <w:r>
        <w:t>Creating an R Markdown (not from the class template).</w:t>
      </w:r>
      <w:bookmarkEnd w:id="1196"/>
    </w:p>
    <w:p w14:paraId="6676C298" w14:textId="77777777" w:rsidR="0044619A" w:rsidRDefault="0044619A" w:rsidP="0044619A">
      <w:pPr>
        <w:rPr>
          <w:b/>
        </w:rPr>
      </w:pPr>
    </w:p>
    <w:p w14:paraId="75143C9F" w14:textId="77777777" w:rsidR="0044619A" w:rsidRDefault="0044619A" w:rsidP="0044619A">
      <w:r>
        <w:t>1. In R Studio, from the “File” menu, select “New File” and “R Markdown”.</w:t>
      </w:r>
    </w:p>
    <w:p w14:paraId="2466A62F" w14:textId="77777777" w:rsidR="0044619A" w:rsidRPr="00150753" w:rsidRDefault="0044619A" w:rsidP="0044619A"/>
    <w:p w14:paraId="11022DD2" w14:textId="77777777" w:rsidR="0044619A" w:rsidRDefault="0044619A" w:rsidP="0044619A">
      <w:pPr>
        <w:rPr>
          <w:b/>
        </w:rPr>
      </w:pPr>
    </w:p>
    <w:p w14:paraId="1BA4957A" w14:textId="77777777" w:rsidR="0044619A" w:rsidRDefault="0044619A" w:rsidP="0044619A">
      <w:pPr>
        <w:rPr>
          <w:b/>
        </w:rPr>
      </w:pPr>
      <w:r>
        <w:rPr>
          <w:b/>
          <w:noProof/>
        </w:rPr>
        <w:drawing>
          <wp:inline distT="0" distB="0" distL="0" distR="0" wp14:anchorId="74C18BD5" wp14:editId="401E6F60">
            <wp:extent cx="5270500" cy="2744145"/>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70500" cy="2744145"/>
                    </a:xfrm>
                    <a:prstGeom prst="rect">
                      <a:avLst/>
                    </a:prstGeom>
                    <a:noFill/>
                    <a:ln>
                      <a:noFill/>
                    </a:ln>
                  </pic:spPr>
                </pic:pic>
              </a:graphicData>
            </a:graphic>
          </wp:inline>
        </w:drawing>
      </w:r>
    </w:p>
    <w:p w14:paraId="1407280A" w14:textId="77777777" w:rsidR="0044619A" w:rsidRDefault="0044619A" w:rsidP="0044619A">
      <w:pPr>
        <w:rPr>
          <w:b/>
        </w:rPr>
      </w:pPr>
    </w:p>
    <w:p w14:paraId="7197BC61" w14:textId="77777777" w:rsidR="0044619A" w:rsidRPr="00716C8F" w:rsidRDefault="0044619A" w:rsidP="0044619A">
      <w:r>
        <w:rPr>
          <w:b/>
        </w:rPr>
        <w:t xml:space="preserve">2. </w:t>
      </w:r>
      <w:r>
        <w:t>Give your Markdown file a name, and choose “HTML” as the output format. Then click “OK”.</w:t>
      </w:r>
    </w:p>
    <w:p w14:paraId="6522D0A5" w14:textId="77777777" w:rsidR="0044619A" w:rsidRDefault="0044619A" w:rsidP="0044619A">
      <w:pPr>
        <w:rPr>
          <w:b/>
        </w:rPr>
      </w:pPr>
      <w:r>
        <w:rPr>
          <w:b/>
          <w:noProof/>
        </w:rPr>
        <w:drawing>
          <wp:inline distT="0" distB="0" distL="0" distR="0" wp14:anchorId="6AA39F99" wp14:editId="222E95BD">
            <wp:extent cx="5270500" cy="3058528"/>
            <wp:effectExtent l="0" t="0" r="0" b="0"/>
            <wp:docPr id="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70500" cy="3058528"/>
                    </a:xfrm>
                    <a:prstGeom prst="rect">
                      <a:avLst/>
                    </a:prstGeom>
                    <a:noFill/>
                    <a:ln>
                      <a:noFill/>
                    </a:ln>
                  </pic:spPr>
                </pic:pic>
              </a:graphicData>
            </a:graphic>
          </wp:inline>
        </w:drawing>
      </w:r>
    </w:p>
    <w:p w14:paraId="1603E791" w14:textId="77777777" w:rsidR="00C840EB" w:rsidRPr="00C840EB" w:rsidRDefault="00C840EB" w:rsidP="00C840EB"/>
    <w:p w14:paraId="6439A416" w14:textId="77777777" w:rsidR="00157BC5" w:rsidRDefault="00157BC5" w:rsidP="008D5FFE">
      <w:pPr>
        <w:rPr>
          <w:b/>
        </w:rPr>
      </w:pPr>
    </w:p>
    <w:p w14:paraId="1258C560" w14:textId="54ABDD37" w:rsidR="00157BC5" w:rsidRPr="00157BC5" w:rsidRDefault="00F149F7" w:rsidP="00B91FE3">
      <w:pPr>
        <w:pStyle w:val="Heading2"/>
      </w:pPr>
      <w:bookmarkStart w:id="1197" w:name="_Source_of_R"/>
      <w:bookmarkStart w:id="1198" w:name="_Toc380999432"/>
      <w:bookmarkEnd w:id="1197"/>
      <w:r>
        <w:t xml:space="preserve">Source of </w:t>
      </w:r>
      <w:r w:rsidR="00157BC5" w:rsidRPr="00157BC5">
        <w:t>R tutorials</w:t>
      </w:r>
      <w:bookmarkEnd w:id="1198"/>
    </w:p>
    <w:p w14:paraId="7298A999" w14:textId="77777777" w:rsidR="00157BC5" w:rsidRDefault="00157BC5" w:rsidP="00157BC5">
      <w:pPr>
        <w:rPr>
          <w:b/>
        </w:rPr>
      </w:pPr>
    </w:p>
    <w:p w14:paraId="65B76AD3" w14:textId="3723EBEF" w:rsidR="00157BC5" w:rsidRDefault="00E032A3" w:rsidP="00157BC5">
      <w:pPr>
        <w:rPr>
          <w:b/>
        </w:rPr>
      </w:pPr>
      <w:r>
        <w:rPr>
          <w:b/>
        </w:rPr>
        <w:t>Portions of sections “R tutorial” and “Getting Started with R” originate from:</w:t>
      </w:r>
    </w:p>
    <w:p w14:paraId="5F96CC2E" w14:textId="714A18CB" w:rsidR="00E032A3" w:rsidRDefault="0053607B" w:rsidP="00157BC5">
      <w:pPr>
        <w:rPr>
          <w:b/>
        </w:rPr>
      </w:pPr>
      <w:hyperlink r:id="rId55" w:history="1">
        <w:r w:rsidR="00E032A3" w:rsidRPr="006D21D5">
          <w:rPr>
            <w:rStyle w:val="Hyperlink"/>
            <w:b/>
          </w:rPr>
          <w:t>https://github.com/murraycadzow/R_tutorials</w:t>
        </w:r>
      </w:hyperlink>
    </w:p>
    <w:p w14:paraId="27FE5779" w14:textId="77777777" w:rsidR="00E032A3" w:rsidRDefault="00E032A3" w:rsidP="00157BC5">
      <w:pPr>
        <w:rPr>
          <w:b/>
        </w:rPr>
      </w:pPr>
    </w:p>
    <w:p w14:paraId="42A6187C" w14:textId="7C0EA422" w:rsidR="00E032A3" w:rsidRDefault="00E032A3" w:rsidP="00157BC5">
      <w:pPr>
        <w:rPr>
          <w:b/>
        </w:rPr>
      </w:pPr>
      <w:r>
        <w:rPr>
          <w:b/>
        </w:rPr>
        <w:t>They are used under the MIT License:</w:t>
      </w:r>
    </w:p>
    <w:p w14:paraId="2EA42F89" w14:textId="77777777" w:rsidR="00E032A3" w:rsidRPr="00E032A3" w:rsidRDefault="00E032A3" w:rsidP="00E032A3">
      <w:pPr>
        <w:spacing w:after="0"/>
        <w:jc w:val="left"/>
        <w:rPr>
          <w:rFonts w:ascii="Times" w:eastAsia="Times New Roman" w:hAnsi="Times" w:cs="Times New Roman"/>
          <w:sz w:val="20"/>
          <w:szCs w:val="20"/>
        </w:rPr>
      </w:pPr>
      <w:r w:rsidRPr="00E032A3">
        <w:rPr>
          <w:rFonts w:ascii="Times" w:eastAsia="Times New Roman" w:hAnsi="Times" w:cs="Times New Roman"/>
          <w:sz w:val="20"/>
          <w:szCs w:val="20"/>
        </w:rPr>
        <w:t xml:space="preserve">The MIT License (MIT) Copyright (c) 2015 Murray </w:t>
      </w:r>
      <w:proofErr w:type="spellStart"/>
      <w:r w:rsidRPr="00E032A3">
        <w:rPr>
          <w:rFonts w:ascii="Times" w:eastAsia="Times New Roman" w:hAnsi="Times" w:cs="Times New Roman"/>
          <w:sz w:val="20"/>
          <w:szCs w:val="20"/>
        </w:rPr>
        <w:t>Cadzow</w:t>
      </w:r>
      <w:proofErr w:type="spellEnd"/>
      <w:r w:rsidRPr="00E032A3">
        <w:rPr>
          <w:rFonts w:ascii="Times" w:eastAsia="Times New Roman" w:hAnsi="Times" w:cs="Times New Roman"/>
          <w:sz w:val="20"/>
          <w:szCs w:val="20"/>
        </w:rPr>
        <w:t xml:space="preserve">, University of Otago Permission is hereby granted, free of charge, to any person obtaining a copy </w:t>
      </w:r>
      <w:proofErr w:type="spellStart"/>
      <w:r w:rsidRPr="00E032A3">
        <w:rPr>
          <w:rFonts w:ascii="Times" w:eastAsia="Times New Roman" w:hAnsi="Times" w:cs="Times New Roman"/>
          <w:sz w:val="20"/>
          <w:szCs w:val="20"/>
        </w:rPr>
        <w:t>ofthis</w:t>
      </w:r>
      <w:proofErr w:type="spellEnd"/>
      <w:r w:rsidRPr="00E032A3">
        <w:rPr>
          <w:rFonts w:ascii="Times" w:eastAsia="Times New Roman" w:hAnsi="Times" w:cs="Times New Roman"/>
          <w:sz w:val="20"/>
          <w:szCs w:val="20"/>
        </w:rPr>
        <w:t xml:space="preserve"> software and associated documentation files (the "Software"), to deal </w:t>
      </w:r>
      <w:proofErr w:type="spellStart"/>
      <w:r w:rsidRPr="00E032A3">
        <w:rPr>
          <w:rFonts w:ascii="Times" w:eastAsia="Times New Roman" w:hAnsi="Times" w:cs="Times New Roman"/>
          <w:sz w:val="20"/>
          <w:szCs w:val="20"/>
        </w:rPr>
        <w:t>inthe</w:t>
      </w:r>
      <w:proofErr w:type="spellEnd"/>
      <w:r w:rsidRPr="00E032A3">
        <w:rPr>
          <w:rFonts w:ascii="Times" w:eastAsia="Times New Roman" w:hAnsi="Times" w:cs="Times New Roman"/>
          <w:sz w:val="20"/>
          <w:szCs w:val="20"/>
        </w:rPr>
        <w:t xml:space="preserve"> Software without restriction, including without limitation the rights </w:t>
      </w:r>
      <w:proofErr w:type="spellStart"/>
      <w:r w:rsidRPr="00E032A3">
        <w:rPr>
          <w:rFonts w:ascii="Times" w:eastAsia="Times New Roman" w:hAnsi="Times" w:cs="Times New Roman"/>
          <w:sz w:val="20"/>
          <w:szCs w:val="20"/>
        </w:rPr>
        <w:t>touse</w:t>
      </w:r>
      <w:proofErr w:type="spellEnd"/>
      <w:r w:rsidRPr="00E032A3">
        <w:rPr>
          <w:rFonts w:ascii="Times" w:eastAsia="Times New Roman" w:hAnsi="Times" w:cs="Times New Roman"/>
          <w:sz w:val="20"/>
          <w:szCs w:val="20"/>
        </w:rPr>
        <w:t xml:space="preserve">, copy, modify, merge, publish, distribute, sublicense, and/or sell copies </w:t>
      </w:r>
      <w:proofErr w:type="spellStart"/>
      <w:r w:rsidRPr="00E032A3">
        <w:rPr>
          <w:rFonts w:ascii="Times" w:eastAsia="Times New Roman" w:hAnsi="Times" w:cs="Times New Roman"/>
          <w:sz w:val="20"/>
          <w:szCs w:val="20"/>
        </w:rPr>
        <w:t>ofthe</w:t>
      </w:r>
      <w:proofErr w:type="spellEnd"/>
      <w:r w:rsidRPr="00E032A3">
        <w:rPr>
          <w:rFonts w:ascii="Times" w:eastAsia="Times New Roman" w:hAnsi="Times" w:cs="Times New Roman"/>
          <w:sz w:val="20"/>
          <w:szCs w:val="20"/>
        </w:rPr>
        <w:t xml:space="preserve"> Software, and to permit persons to whom the Software is furnished to do </w:t>
      </w:r>
      <w:proofErr w:type="spellStart"/>
      <w:r w:rsidRPr="00E032A3">
        <w:rPr>
          <w:rFonts w:ascii="Times" w:eastAsia="Times New Roman" w:hAnsi="Times" w:cs="Times New Roman"/>
          <w:sz w:val="20"/>
          <w:szCs w:val="20"/>
        </w:rPr>
        <w:t>so</w:t>
      </w:r>
      <w:proofErr w:type="gramStart"/>
      <w:r w:rsidRPr="00E032A3">
        <w:rPr>
          <w:rFonts w:ascii="Times" w:eastAsia="Times New Roman" w:hAnsi="Times" w:cs="Times New Roman"/>
          <w:sz w:val="20"/>
          <w:szCs w:val="20"/>
        </w:rPr>
        <w:t>,subject</w:t>
      </w:r>
      <w:proofErr w:type="spellEnd"/>
      <w:proofErr w:type="gramEnd"/>
      <w:r w:rsidRPr="00E032A3">
        <w:rPr>
          <w:rFonts w:ascii="Times" w:eastAsia="Times New Roman" w:hAnsi="Times" w:cs="Times New Roman"/>
          <w:sz w:val="20"/>
          <w:szCs w:val="20"/>
        </w:rPr>
        <w:t xml:space="preserve"> to the following conditions: The above copyright notice and this permission notice shall be included in </w:t>
      </w:r>
      <w:proofErr w:type="spellStart"/>
      <w:r w:rsidRPr="00E032A3">
        <w:rPr>
          <w:rFonts w:ascii="Times" w:eastAsia="Times New Roman" w:hAnsi="Times" w:cs="Times New Roman"/>
          <w:sz w:val="20"/>
          <w:szCs w:val="20"/>
        </w:rPr>
        <w:t>allcopies</w:t>
      </w:r>
      <w:proofErr w:type="spellEnd"/>
      <w:r w:rsidRPr="00E032A3">
        <w:rPr>
          <w:rFonts w:ascii="Times" w:eastAsia="Times New Roman" w:hAnsi="Times" w:cs="Times New Roman"/>
          <w:sz w:val="20"/>
          <w:szCs w:val="20"/>
        </w:rPr>
        <w:t xml:space="preserve"> or substantial portions of the Software. THE SOFTWARE IS PROVIDED "AS IS", WITHOUT WARRANTY OF ANY KIND, EXPRESS ORIMPLIED, INCLUDING BUT NOT LIMITED TO THE WARRANTIES OF MERCHANTABILITY, FITNESSFOR A PARTICULAR PURPOSE AND NONINFRINGEMENT. IN NO EVENT SHALL THE AUTHORS ORCOPYRIGHT HOLDERS BE LIABLE FOR ANY CLAIM, DAMAGES OR OTHER LIABILITY, WHETHERIN AN ACTION OF CONTRACT, TORT OR OTHERWISE, ARISING FROM, OUT OF OR INCONNECTION WITH THE SOFTWARE OR THE USE OR OTHER DEALINGS IN THE SOFTWARE.</w:t>
      </w:r>
    </w:p>
    <w:p w14:paraId="7628B14E" w14:textId="4150E1DB" w:rsidR="002B5960" w:rsidRDefault="006476E6" w:rsidP="006476E6">
      <w:pPr>
        <w:pStyle w:val="Heading2"/>
      </w:pPr>
      <w:bookmarkStart w:id="1199" w:name="_Toc380999436"/>
      <w:r>
        <w:t>Additional R Concepts</w:t>
      </w:r>
      <w:bookmarkEnd w:id="1199"/>
    </w:p>
    <w:p w14:paraId="49EDE08A" w14:textId="187A8D19" w:rsidR="006476E6" w:rsidRPr="00ED6B8D" w:rsidRDefault="006476E6" w:rsidP="006476E6">
      <w:pPr>
        <w:pStyle w:val="Heading3"/>
      </w:pPr>
      <w:bookmarkStart w:id="1200" w:name="_The_Working_Directory"/>
      <w:bookmarkStart w:id="1201" w:name="_Toc380999437"/>
      <w:bookmarkEnd w:id="1200"/>
      <w:r w:rsidRPr="00ED6B8D">
        <w:t>The Working Directory</w:t>
      </w:r>
      <w:r>
        <w:t xml:space="preserve"> {</w:t>
      </w:r>
      <w:proofErr w:type="spellStart"/>
      <w:r>
        <w:t>Cazdow</w:t>
      </w:r>
      <w:proofErr w:type="spellEnd"/>
      <w:r>
        <w:t>}</w:t>
      </w:r>
      <w:bookmarkEnd w:id="1201"/>
    </w:p>
    <w:p w14:paraId="698ADFD5" w14:textId="77777777" w:rsidR="003724E6" w:rsidRPr="00ED6B8D" w:rsidRDefault="003724E6" w:rsidP="003724E6">
      <w:pPr>
        <w:shd w:val="clear" w:color="auto" w:fill="E0E0E0"/>
        <w:spacing w:after="240"/>
        <w:jc w:val="left"/>
        <w:rPr>
          <w:rFonts w:ascii="Courier" w:eastAsiaTheme="minorEastAsia" w:hAnsi="Courier" w:cs="Times New Roman"/>
          <w:color w:val="333333"/>
          <w:sz w:val="20"/>
          <w:szCs w:val="20"/>
        </w:rPr>
      </w:pPr>
      <w:r>
        <w:rPr>
          <w:rFonts w:ascii="Courier" w:eastAsiaTheme="minorEastAsia" w:hAnsi="Courier" w:cs="Times New Roman"/>
          <w:color w:val="333333"/>
          <w:sz w:val="20"/>
          <w:szCs w:val="20"/>
        </w:rPr>
        <w:t>I</w:t>
      </w:r>
      <w:r w:rsidRPr="00ED6B8D">
        <w:rPr>
          <w:rFonts w:ascii="Courier" w:eastAsiaTheme="minorEastAsia" w:hAnsi="Courier" w:cs="Times New Roman"/>
          <w:color w:val="333333"/>
          <w:sz w:val="20"/>
          <w:szCs w:val="20"/>
        </w:rPr>
        <w:t>n R everything you do is in reference to what is know as your 'working directory'</w:t>
      </w:r>
      <w:r>
        <w:rPr>
          <w:rFonts w:ascii="Courier" w:eastAsiaTheme="minorEastAsia" w:hAnsi="Courier" w:cs="Times New Roman"/>
          <w:color w:val="333333"/>
          <w:sz w:val="20"/>
          <w:szCs w:val="20"/>
        </w:rPr>
        <w:t>.</w:t>
      </w:r>
      <w:r w:rsidRPr="00ED6B8D">
        <w:rPr>
          <w:rFonts w:ascii="Courier" w:eastAsiaTheme="minorEastAsia" w:hAnsi="Courier" w:cs="Times New Roman"/>
          <w:color w:val="333333"/>
          <w:sz w:val="20"/>
          <w:szCs w:val="20"/>
        </w:rPr>
        <w:t xml:space="preserve"> This is the folder on your computer that R will read and write data to by default</w:t>
      </w:r>
    </w:p>
    <w:p w14:paraId="0FB9E00C" w14:textId="77777777" w:rsidR="003724E6" w:rsidRPr="00ED6B8D" w:rsidRDefault="003724E6" w:rsidP="003724E6">
      <w:pPr>
        <w:shd w:val="clear" w:color="auto" w:fill="E0E0E0"/>
        <w:spacing w:after="240"/>
        <w:jc w:val="left"/>
        <w:rPr>
          <w:rFonts w:ascii="Courier" w:eastAsiaTheme="minorEastAsia" w:hAnsi="Courier" w:cs="Times New Roman"/>
          <w:color w:val="333333"/>
          <w:sz w:val="20"/>
          <w:szCs w:val="20"/>
        </w:rPr>
      </w:pPr>
      <w:r w:rsidRPr="00ED6B8D">
        <w:rPr>
          <w:rFonts w:ascii="Courier" w:eastAsiaTheme="minorEastAsia" w:hAnsi="Courier" w:cs="Times New Roman"/>
          <w:color w:val="333333"/>
          <w:sz w:val="20"/>
          <w:szCs w:val="20"/>
        </w:rPr>
        <w:t>You can find your current working directory with the command</w:t>
      </w:r>
    </w:p>
    <w:p w14:paraId="68D4F4E3" w14:textId="77777777" w:rsidR="003724E6" w:rsidRPr="00ED6B8D" w:rsidRDefault="003724E6" w:rsidP="003724E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Courier"/>
          <w:color w:val="333333"/>
          <w:sz w:val="20"/>
          <w:szCs w:val="20"/>
        </w:rPr>
      </w:pPr>
      <w:proofErr w:type="spellStart"/>
      <w:proofErr w:type="gramStart"/>
      <w:r w:rsidRPr="00ED6B8D">
        <w:rPr>
          <w:rFonts w:ascii="Courier" w:eastAsiaTheme="minorEastAsia" w:hAnsi="Courier" w:cs="Courier"/>
          <w:color w:val="333333"/>
          <w:sz w:val="20"/>
          <w:szCs w:val="20"/>
        </w:rPr>
        <w:t>getwd</w:t>
      </w:r>
      <w:proofErr w:type="spellEnd"/>
      <w:proofErr w:type="gramEnd"/>
      <w:r w:rsidRPr="00ED6B8D">
        <w:rPr>
          <w:rFonts w:ascii="Courier" w:eastAsiaTheme="minorEastAsia" w:hAnsi="Courier" w:cs="Courier"/>
          <w:color w:val="333333"/>
          <w:sz w:val="20"/>
          <w:szCs w:val="20"/>
        </w:rPr>
        <w:t>()</w:t>
      </w:r>
    </w:p>
    <w:p w14:paraId="6A5D2A84" w14:textId="77777777" w:rsidR="00EF0D2F" w:rsidRDefault="00EF0D2F" w:rsidP="003724E6">
      <w:pPr>
        <w:shd w:val="clear" w:color="auto" w:fill="E0E0E0"/>
        <w:spacing w:after="240"/>
        <w:jc w:val="left"/>
        <w:rPr>
          <w:rFonts w:ascii="Courier" w:eastAsiaTheme="minorEastAsia" w:hAnsi="Courier" w:cs="Times New Roman"/>
          <w:color w:val="333333"/>
          <w:sz w:val="20"/>
          <w:szCs w:val="20"/>
        </w:rPr>
      </w:pPr>
    </w:p>
    <w:p w14:paraId="4CC3A213" w14:textId="3EB96B7B" w:rsidR="003724E6" w:rsidRPr="00ED6B8D" w:rsidRDefault="00EF0D2F" w:rsidP="003724E6">
      <w:pPr>
        <w:shd w:val="clear" w:color="auto" w:fill="E0E0E0"/>
        <w:spacing w:after="240"/>
        <w:jc w:val="left"/>
        <w:rPr>
          <w:rFonts w:ascii="Courier" w:eastAsiaTheme="minorEastAsia" w:hAnsi="Courier" w:cs="Times New Roman"/>
          <w:color w:val="333333"/>
          <w:sz w:val="20"/>
          <w:szCs w:val="20"/>
        </w:rPr>
      </w:pPr>
      <w:r>
        <w:rPr>
          <w:rFonts w:ascii="Courier" w:eastAsiaTheme="minorEastAsia" w:hAnsi="Courier" w:cs="Times New Roman"/>
          <w:color w:val="333333"/>
          <w:sz w:val="20"/>
          <w:szCs w:val="20"/>
        </w:rPr>
        <w:t>L</w:t>
      </w:r>
      <w:r w:rsidR="003724E6" w:rsidRPr="00ED6B8D">
        <w:rPr>
          <w:rFonts w:ascii="Courier" w:eastAsiaTheme="minorEastAsia" w:hAnsi="Courier" w:cs="Times New Roman"/>
          <w:color w:val="333333"/>
          <w:sz w:val="20"/>
          <w:szCs w:val="20"/>
        </w:rPr>
        <w:t>ikewise you can change your working directory with</w:t>
      </w:r>
    </w:p>
    <w:p w14:paraId="082D852D" w14:textId="77777777" w:rsidR="003724E6" w:rsidRPr="00ED6B8D" w:rsidRDefault="003724E6" w:rsidP="003724E6">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w:eastAsiaTheme="minorEastAsia" w:hAnsi="Courier" w:cs="Courier"/>
          <w:color w:val="333333"/>
          <w:sz w:val="20"/>
          <w:szCs w:val="20"/>
        </w:rPr>
      </w:pPr>
      <w:proofErr w:type="spellStart"/>
      <w:proofErr w:type="gramStart"/>
      <w:r w:rsidRPr="00ED6B8D">
        <w:rPr>
          <w:rFonts w:ascii="Courier" w:eastAsiaTheme="minorEastAsia" w:hAnsi="Courier" w:cs="Courier"/>
          <w:color w:val="333333"/>
          <w:sz w:val="20"/>
          <w:szCs w:val="20"/>
        </w:rPr>
        <w:t>setwd</w:t>
      </w:r>
      <w:proofErr w:type="spellEnd"/>
      <w:proofErr w:type="gramEnd"/>
      <w:r w:rsidRPr="00ED6B8D">
        <w:rPr>
          <w:rFonts w:ascii="Courier" w:eastAsiaTheme="minorEastAsia" w:hAnsi="Courier" w:cs="Courier"/>
          <w:color w:val="333333"/>
          <w:sz w:val="20"/>
          <w:szCs w:val="20"/>
        </w:rPr>
        <w:t>(</w:t>
      </w:r>
      <w:proofErr w:type="spellStart"/>
      <w:r w:rsidRPr="00ED6B8D">
        <w:rPr>
          <w:rFonts w:ascii="Courier" w:eastAsiaTheme="minorEastAsia" w:hAnsi="Courier" w:cs="Courier"/>
          <w:color w:val="ED6A43"/>
          <w:sz w:val="20"/>
          <w:szCs w:val="20"/>
        </w:rPr>
        <w:t>dir</w:t>
      </w:r>
      <w:proofErr w:type="spellEnd"/>
      <w:r w:rsidRPr="00ED6B8D">
        <w:rPr>
          <w:rFonts w:ascii="Courier" w:eastAsiaTheme="minorEastAsia" w:hAnsi="Courier" w:cs="Courier"/>
          <w:color w:val="333333"/>
          <w:sz w:val="20"/>
          <w:szCs w:val="20"/>
        </w:rPr>
        <w:t xml:space="preserve"> </w:t>
      </w:r>
      <w:r w:rsidRPr="00ED6B8D">
        <w:rPr>
          <w:rFonts w:ascii="Courier" w:eastAsiaTheme="minorEastAsia" w:hAnsi="Courier" w:cs="Courier"/>
          <w:color w:val="A71D5D"/>
          <w:sz w:val="20"/>
          <w:szCs w:val="20"/>
        </w:rPr>
        <w:t>=</w:t>
      </w:r>
      <w:r w:rsidRPr="00ED6B8D">
        <w:rPr>
          <w:rFonts w:ascii="Courier" w:eastAsiaTheme="minorEastAsia" w:hAnsi="Courier" w:cs="Courier"/>
          <w:color w:val="333333"/>
          <w:sz w:val="20"/>
          <w:szCs w:val="20"/>
        </w:rPr>
        <w:t xml:space="preserve"> </w:t>
      </w:r>
      <w:r w:rsidRPr="00ED6B8D">
        <w:rPr>
          <w:rFonts w:ascii="Courier" w:eastAsiaTheme="minorEastAsia" w:hAnsi="Courier" w:cs="Courier"/>
          <w:color w:val="183691"/>
          <w:sz w:val="20"/>
          <w:szCs w:val="20"/>
        </w:rPr>
        <w:t>"path/to/directory"</w:t>
      </w:r>
      <w:r w:rsidRPr="00ED6B8D">
        <w:rPr>
          <w:rFonts w:ascii="Courier" w:eastAsiaTheme="minorEastAsia" w:hAnsi="Courier" w:cs="Courier"/>
          <w:color w:val="333333"/>
          <w:sz w:val="20"/>
          <w:szCs w:val="20"/>
        </w:rPr>
        <w:t>)</w:t>
      </w:r>
    </w:p>
    <w:p w14:paraId="555AD3C2" w14:textId="77777777" w:rsidR="003724E6" w:rsidRPr="003F7A8C" w:rsidRDefault="003724E6" w:rsidP="003724E6">
      <w:pPr>
        <w:shd w:val="clear" w:color="auto" w:fill="E0E0E0"/>
        <w:spacing w:after="240"/>
        <w:jc w:val="left"/>
        <w:rPr>
          <w:rFonts w:ascii="Courier" w:eastAsiaTheme="minorEastAsia" w:hAnsi="Courier" w:cs="Times New Roman"/>
          <w:color w:val="333333"/>
          <w:sz w:val="20"/>
          <w:szCs w:val="20"/>
        </w:rPr>
      </w:pPr>
      <w:proofErr w:type="gramStart"/>
      <w:r w:rsidRPr="00ED6B8D">
        <w:rPr>
          <w:rFonts w:ascii="Courier" w:eastAsiaTheme="minorEastAsia" w:hAnsi="Courier" w:cs="Times New Roman"/>
          <w:color w:val="333333"/>
          <w:sz w:val="20"/>
          <w:szCs w:val="20"/>
        </w:rPr>
        <w:t>or</w:t>
      </w:r>
      <w:proofErr w:type="gramEnd"/>
      <w:r w:rsidRPr="00ED6B8D">
        <w:rPr>
          <w:rFonts w:ascii="Courier" w:eastAsiaTheme="minorEastAsia" w:hAnsi="Courier" w:cs="Times New Roman"/>
          <w:color w:val="333333"/>
          <w:sz w:val="20"/>
          <w:szCs w:val="20"/>
        </w:rPr>
        <w:t xml:space="preserve"> in </w:t>
      </w:r>
      <w:proofErr w:type="spellStart"/>
      <w:r w:rsidRPr="00ED6B8D">
        <w:rPr>
          <w:rFonts w:ascii="Courier" w:eastAsiaTheme="minorEastAsia" w:hAnsi="Courier" w:cs="Times New Roman"/>
          <w:color w:val="333333"/>
          <w:sz w:val="20"/>
          <w:szCs w:val="20"/>
        </w:rPr>
        <w:t>RStudio</w:t>
      </w:r>
      <w:proofErr w:type="spellEnd"/>
      <w:r w:rsidRPr="00ED6B8D">
        <w:rPr>
          <w:rFonts w:ascii="Courier" w:eastAsiaTheme="minorEastAsia" w:hAnsi="Courier" w:cs="Times New Roman"/>
          <w:color w:val="333333"/>
          <w:sz w:val="20"/>
          <w:szCs w:val="20"/>
        </w:rPr>
        <w:t xml:space="preserve"> in the</w:t>
      </w:r>
      <w:r>
        <w:rPr>
          <w:rFonts w:ascii="Courier" w:eastAsiaTheme="minorEastAsia" w:hAnsi="Courier" w:cs="Times New Roman"/>
          <w:color w:val="333333"/>
          <w:sz w:val="20"/>
          <w:szCs w:val="20"/>
        </w:rPr>
        <w:t xml:space="preserve"> Session menu -&gt; Set Working Dir</w:t>
      </w:r>
      <w:r w:rsidRPr="00ED6B8D">
        <w:rPr>
          <w:rFonts w:ascii="Courier" w:eastAsiaTheme="minorEastAsia" w:hAnsi="Courier" w:cs="Times New Roman"/>
          <w:color w:val="333333"/>
          <w:sz w:val="20"/>
          <w:szCs w:val="20"/>
        </w:rPr>
        <w:t>ectory</w:t>
      </w:r>
    </w:p>
    <w:p w14:paraId="3ACE4A49" w14:textId="77777777" w:rsidR="006476E6" w:rsidRDefault="006476E6" w:rsidP="006476E6">
      <w:pPr>
        <w:pStyle w:val="NormalWeb"/>
        <w:spacing w:before="0" w:beforeAutospacing="0" w:after="240" w:afterAutospacing="0"/>
        <w:rPr>
          <w:rFonts w:ascii="Courier" w:hAnsi="Courier"/>
          <w:b/>
          <w:color w:val="333333"/>
        </w:rPr>
      </w:pPr>
    </w:p>
    <w:p w14:paraId="0226C7DD" w14:textId="77777777" w:rsidR="00611DC7" w:rsidRDefault="00611DC7" w:rsidP="006476E6"/>
    <w:p w14:paraId="10636B57" w14:textId="77777777" w:rsidR="00611DC7" w:rsidRDefault="00611DC7" w:rsidP="006476E6"/>
    <w:p w14:paraId="6536364A" w14:textId="77777777" w:rsidR="00611DC7" w:rsidRPr="00611DC7" w:rsidRDefault="00611DC7" w:rsidP="00611DC7">
      <w:pPr>
        <w:pStyle w:val="EndNoteBibliography"/>
        <w:ind w:left="720" w:hanging="720"/>
        <w:rPr>
          <w:noProof/>
        </w:rPr>
      </w:pPr>
      <w:r>
        <w:fldChar w:fldCharType="begin"/>
      </w:r>
      <w:r>
        <w:instrText xml:space="preserve"> ADDIN EN.REFLIST </w:instrText>
      </w:r>
      <w:r>
        <w:fldChar w:fldCharType="separate"/>
      </w:r>
      <w:r w:rsidRPr="00611DC7">
        <w:rPr>
          <w:noProof/>
        </w:rPr>
        <w:t>1.</w:t>
      </w:r>
      <w:r w:rsidRPr="00611DC7">
        <w:rPr>
          <w:noProof/>
        </w:rPr>
        <w:tab/>
        <w:t xml:space="preserve">Yilmaz, P., et al., </w:t>
      </w:r>
      <w:r w:rsidRPr="00611DC7">
        <w:rPr>
          <w:i/>
          <w:noProof/>
        </w:rPr>
        <w:t>Minimum information about a marker gene sequence (MIMARKS) and minimum information about any (x) sequence (MIxS) specifications.</w:t>
      </w:r>
      <w:r w:rsidRPr="00611DC7">
        <w:rPr>
          <w:noProof/>
        </w:rPr>
        <w:t xml:space="preserve"> Nature Biotechnology, 2011. </w:t>
      </w:r>
      <w:r w:rsidRPr="00611DC7">
        <w:rPr>
          <w:b/>
          <w:noProof/>
        </w:rPr>
        <w:t>29</w:t>
      </w:r>
      <w:r w:rsidRPr="00611DC7">
        <w:rPr>
          <w:noProof/>
        </w:rPr>
        <w:t>(5): p. 415-20.</w:t>
      </w:r>
    </w:p>
    <w:p w14:paraId="4C4D01F5" w14:textId="625154FC" w:rsidR="006476E6" w:rsidRPr="006476E6" w:rsidRDefault="00611DC7" w:rsidP="006476E6">
      <w:r>
        <w:fldChar w:fldCharType="end"/>
      </w:r>
    </w:p>
    <w:sectPr w:rsidR="006476E6" w:rsidRPr="006476E6" w:rsidSect="00CB14E3">
      <w:pgSz w:w="11900" w:h="16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27" w:author="Xochitl Morgan" w:date="2018-02-22T10:26:00Z" w:initials="XM">
    <w:p w14:paraId="0D5C2663" w14:textId="69DC5BB8" w:rsidR="00840E13" w:rsidRDefault="00840E13">
      <w:pPr>
        <w:pStyle w:val="CommentText"/>
      </w:pPr>
      <w:r>
        <w:rPr>
          <w:rStyle w:val="CommentReference"/>
        </w:rPr>
        <w:annotationRef/>
      </w:r>
      <w:r>
        <w:t>Fill in specific info about this.</w:t>
      </w:r>
    </w:p>
  </w:comment>
  <w:comment w:id="167" w:author="Xochitl Morgan" w:date="2018-02-23T10:07:00Z" w:initials="XM">
    <w:p w14:paraId="6F06FFED" w14:textId="445CC5F6" w:rsidR="00840E13" w:rsidRDefault="00840E13">
      <w:pPr>
        <w:pStyle w:val="CommentText"/>
      </w:pPr>
      <w:ins w:id="169" w:author="Xochitl Morgan" w:date="2018-02-23T10:07:00Z">
        <w:r>
          <w:rPr>
            <w:rStyle w:val="CommentReference"/>
          </w:rPr>
          <w:annotationRef/>
        </w:r>
      </w:ins>
      <w:r>
        <w:t>Add hyperlink later.</w:t>
      </w:r>
    </w:p>
  </w:comment>
  <w:comment w:id="174" w:author="Sergio" w:date="2018-05-01T10:42:00Z" w:initials="S">
    <w:p w14:paraId="2E971302" w14:textId="3AD5CC0B" w:rsidR="00840E13" w:rsidRDefault="00840E13">
      <w:pPr>
        <w:pStyle w:val="CommentText"/>
      </w:pPr>
      <w:r>
        <w:rPr>
          <w:rStyle w:val="CommentReference"/>
        </w:rPr>
        <w:annotationRef/>
      </w:r>
      <w:r>
        <w:t>Was not sure how much info to add, so went light. Have a read and let me know what to change.</w:t>
      </w:r>
    </w:p>
  </w:comment>
  <w:comment w:id="185" w:author="Xochitl Morgan" w:date="2018-02-22T12:48:00Z" w:initials="XM">
    <w:p w14:paraId="4B08991E" w14:textId="6CB1438A" w:rsidR="00840E13" w:rsidRDefault="00840E13">
      <w:pPr>
        <w:pStyle w:val="CommentText"/>
      </w:pPr>
      <w:r>
        <w:rPr>
          <w:rStyle w:val="CommentReference"/>
        </w:rPr>
        <w:annotationRef/>
      </w:r>
      <w:r>
        <w:t>Make sure this has correct numbering.</w:t>
      </w:r>
    </w:p>
  </w:comment>
  <w:comment w:id="205" w:author="Xochitl Morgan" w:date="2018-02-22T13:02:00Z" w:initials="XM">
    <w:p w14:paraId="709E9577" w14:textId="317074BB" w:rsidR="00840E13" w:rsidRDefault="00840E13">
      <w:pPr>
        <w:pStyle w:val="CommentText"/>
      </w:pPr>
      <w:r>
        <w:rPr>
          <w:rStyle w:val="CommentReference"/>
        </w:rPr>
        <w:annotationRef/>
      </w:r>
      <w:r>
        <w:t>Insert URL of sampling video</w:t>
      </w:r>
    </w:p>
  </w:comment>
  <w:comment w:id="209" w:author="Xochitl Morgan" w:date="2018-02-22T13:05:00Z" w:initials="XM">
    <w:p w14:paraId="288F8797" w14:textId="3F9D7337" w:rsidR="00840E13" w:rsidRDefault="00840E13">
      <w:pPr>
        <w:pStyle w:val="CommentText"/>
      </w:pPr>
      <w:ins w:id="210" w:author="Xochitl Morgan" w:date="2018-02-22T13:05:00Z">
        <w:r>
          <w:rPr>
            <w:rStyle w:val="CommentReference"/>
          </w:rPr>
          <w:annotationRef/>
        </w:r>
      </w:ins>
      <w:r>
        <w:t xml:space="preserve">@Sergio can you </w:t>
      </w:r>
      <w:proofErr w:type="spellStart"/>
      <w:r>
        <w:t>plz</w:t>
      </w:r>
      <w:proofErr w:type="spellEnd"/>
      <w:r>
        <w:t xml:space="preserve"> specify normality/molarity/whatever?</w:t>
      </w:r>
    </w:p>
  </w:comment>
  <w:comment w:id="251" w:author="Xochitl Morgan" w:date="2018-02-22T13:12:00Z" w:initials="XM">
    <w:p w14:paraId="1534DC0F" w14:textId="78AD994F" w:rsidR="00840E13" w:rsidRDefault="00840E13">
      <w:pPr>
        <w:pStyle w:val="CommentText"/>
      </w:pPr>
      <w:r>
        <w:rPr>
          <w:rStyle w:val="CommentReference"/>
        </w:rPr>
        <w:annotationRef/>
      </w:r>
      <w:r>
        <w:t>@Megan if they extract right away they do not need to refrigerate and we can delete this sentence.</w:t>
      </w:r>
    </w:p>
  </w:comment>
  <w:comment w:id="336" w:author="Xochitl Morgan" w:date="2018-02-22T14:01:00Z" w:initials="XM">
    <w:p w14:paraId="2C540EE3" w14:textId="2DB4F4E9" w:rsidR="00840E13" w:rsidRDefault="00840E13">
      <w:pPr>
        <w:pStyle w:val="CommentText"/>
      </w:pPr>
      <w:ins w:id="339" w:author="Xochitl Morgan" w:date="2018-02-22T14:00:00Z">
        <w:r>
          <w:rPr>
            <w:rStyle w:val="CommentReference"/>
          </w:rPr>
          <w:annotationRef/>
        </w:r>
      </w:ins>
      <w:r>
        <w:t>@Jen @Megan I don’t remember if this is a problem with this particular kit or not but it happens reasonably often with some of them</w:t>
      </w:r>
    </w:p>
  </w:comment>
  <w:comment w:id="390" w:author="Xochitl Morgan" w:date="2018-02-22T13:30:00Z" w:initials="XM">
    <w:p w14:paraId="74960DF5" w14:textId="72E0D864" w:rsidR="00840E13" w:rsidRDefault="00840E13">
      <w:pPr>
        <w:pStyle w:val="CommentText"/>
      </w:pPr>
      <w:ins w:id="392" w:author="Xochitl Morgan" w:date="2018-02-22T13:29:00Z">
        <w:r>
          <w:rPr>
            <w:rStyle w:val="CommentReference"/>
          </w:rPr>
          <w:annotationRef/>
        </w:r>
      </w:ins>
      <w:r>
        <w:t>@Megan /Jen – Yes if it makes a difference in whether or not you can extract a sample type, if not don’t bother.</w:t>
      </w:r>
    </w:p>
  </w:comment>
  <w:comment w:id="402" w:author="Xochitl Morgan" w:date="2018-02-22T13:33:00Z" w:initials="XM">
    <w:p w14:paraId="2C6CF20F" w14:textId="56126F5A" w:rsidR="00840E13" w:rsidRDefault="00840E13">
      <w:pPr>
        <w:pStyle w:val="CommentText"/>
      </w:pPr>
      <w:ins w:id="406" w:author="Xochitl Morgan" w:date="2018-02-22T13:33:00Z">
        <w:r>
          <w:rPr>
            <w:rStyle w:val="CommentReference"/>
          </w:rPr>
          <w:annotationRef/>
        </w:r>
      </w:ins>
      <w:r>
        <w:t xml:space="preserve">@Megan/Jen – we should call it the same thing (cotton bud / </w:t>
      </w:r>
      <w:proofErr w:type="spellStart"/>
      <w:r>
        <w:t>copan</w:t>
      </w:r>
      <w:proofErr w:type="spellEnd"/>
      <w:r>
        <w:t xml:space="preserve"> swab) throughout. I called it Copan swab because it is a very expensive fancy DNA-free </w:t>
      </w:r>
      <w:proofErr w:type="spellStart"/>
      <w:r>
        <w:t>q-tip</w:t>
      </w:r>
      <w:proofErr w:type="spellEnd"/>
      <w:r>
        <w:t xml:space="preserve"> (but it might actually be a Puritan swab?)</w:t>
      </w:r>
    </w:p>
  </w:comment>
  <w:comment w:id="435" w:author="Xochitl Morgan" w:date="2018-02-22T13:38:00Z" w:initials="XM">
    <w:p w14:paraId="483751C9" w14:textId="1C094158" w:rsidR="00840E13" w:rsidRDefault="00840E13">
      <w:pPr>
        <w:pStyle w:val="CommentText"/>
      </w:pPr>
      <w:ins w:id="437" w:author="Xochitl Morgan" w:date="2018-02-22T13:38:00Z">
        <w:r>
          <w:rPr>
            <w:rStyle w:val="CommentReference"/>
          </w:rPr>
          <w:annotationRef/>
        </w:r>
      </w:ins>
      <w:r>
        <w:t xml:space="preserve">@Megan @Jen ha </w:t>
      </w:r>
      <w:proofErr w:type="spellStart"/>
      <w:r>
        <w:t>ha</w:t>
      </w:r>
      <w:proofErr w:type="spellEnd"/>
      <w:r>
        <w:t xml:space="preserve"> </w:t>
      </w:r>
      <w:proofErr w:type="spellStart"/>
      <w:r>
        <w:t>ha</w:t>
      </w:r>
      <w:proofErr w:type="spellEnd"/>
      <w:r>
        <w:t xml:space="preserve"> you’re the best!</w:t>
      </w:r>
    </w:p>
  </w:comment>
  <w:comment w:id="469" w:author="Xochitl Morgan" w:date="2018-02-22T14:03:00Z" w:initials="XM">
    <w:p w14:paraId="3BDB650E" w14:textId="349655C5" w:rsidR="00840E13" w:rsidRDefault="00840E13">
      <w:pPr>
        <w:pStyle w:val="CommentText"/>
      </w:pPr>
      <w:r>
        <w:rPr>
          <w:rStyle w:val="CommentReference"/>
        </w:rPr>
        <w:annotationRef/>
      </w:r>
      <w:r>
        <w:t>@Megan/Jen were you recommending deleting this section? I thought they might want to know why they were doing this?</w:t>
      </w:r>
    </w:p>
  </w:comment>
  <w:comment w:id="475" w:author="megan hall" w:date="2018-02-22T14:04:00Z" w:initials="mh">
    <w:p w14:paraId="2BC2C14D" w14:textId="77777777" w:rsidR="00840E13" w:rsidRDefault="00840E13" w:rsidP="0010319C">
      <w:pPr>
        <w:pStyle w:val="CommentText"/>
      </w:pPr>
      <w:r>
        <w:rPr>
          <w:rStyle w:val="CommentReference"/>
        </w:rPr>
        <w:annotationRef/>
      </w:r>
      <w:r>
        <w:t xml:space="preserve">Should they be doing dilutions for one environmental (topsoil or 1000 mL water) </w:t>
      </w:r>
      <w:r w:rsidRPr="00170EEB">
        <w:rPr>
          <w:b/>
        </w:rPr>
        <w:t>and</w:t>
      </w:r>
      <w:r>
        <w:t xml:space="preserve"> human (nasal) per person?</w:t>
      </w:r>
    </w:p>
  </w:comment>
  <w:comment w:id="473" w:author="Xochitl Morgan" w:date="2018-02-22T14:07:00Z" w:initials="XM">
    <w:p w14:paraId="2A796825" w14:textId="79D253A3" w:rsidR="00840E13" w:rsidRDefault="00840E13">
      <w:pPr>
        <w:pStyle w:val="CommentText"/>
      </w:pPr>
      <w:ins w:id="476" w:author="Xochitl Morgan" w:date="2018-02-22T14:04:00Z">
        <w:r>
          <w:rPr>
            <w:rStyle w:val="CommentReference"/>
          </w:rPr>
          <w:annotationRef/>
        </w:r>
      </w:ins>
      <w:r>
        <w:t>@Megan depends how many gel lanes they are allowed to have.  I want them to dilute by several orders of magnitude such that they can see a difference on their PCR gel  (</w:t>
      </w:r>
      <w:proofErr w:type="spellStart"/>
      <w:r>
        <w:t>ie</w:t>
      </w:r>
      <w:proofErr w:type="spellEnd"/>
      <w:r>
        <w:t xml:space="preserve"> the non-dilute band is much brighter than the 1:1000 band) and also see if all their extracted samples amplify. If there’s enough lanes for them to each do two serial dilutions, that’s cool, otherwise just one each. Also, more serial dilutions = longer queues at </w:t>
      </w:r>
      <w:proofErr w:type="spellStart"/>
      <w:r>
        <w:t>nanodrop</w:t>
      </w:r>
      <w:proofErr w:type="spellEnd"/>
      <w:r>
        <w:t xml:space="preserve"> and </w:t>
      </w:r>
      <w:proofErr w:type="spellStart"/>
      <w:r>
        <w:t>qubit</w:t>
      </w:r>
      <w:proofErr w:type="spellEnd"/>
      <w:r>
        <w:t>.</w:t>
      </w:r>
    </w:p>
  </w:comment>
  <w:comment w:id="484" w:author="megan hall" w:date="2018-02-22T14:04:00Z" w:initials="mh">
    <w:p w14:paraId="697E611D" w14:textId="77777777" w:rsidR="00840E13" w:rsidRDefault="00840E13" w:rsidP="0010319C">
      <w:pPr>
        <w:pStyle w:val="CommentText"/>
      </w:pPr>
      <w:r>
        <w:rPr>
          <w:rStyle w:val="CommentReference"/>
        </w:rPr>
        <w:annotationRef/>
      </w:r>
      <w:r>
        <w:t>?</w:t>
      </w:r>
    </w:p>
  </w:comment>
  <w:comment w:id="498" w:author="megan hall" w:date="2018-02-22T14:04:00Z" w:initials="mh">
    <w:p w14:paraId="306093F1" w14:textId="77777777" w:rsidR="00840E13" w:rsidRDefault="00840E13" w:rsidP="0010319C">
      <w:pPr>
        <w:pStyle w:val="CommentText"/>
      </w:pPr>
      <w:r>
        <w:rPr>
          <w:rStyle w:val="CommentReference"/>
        </w:rPr>
        <w:annotationRef/>
      </w:r>
      <w:r>
        <w:t>What about tube 4?</w:t>
      </w:r>
    </w:p>
  </w:comment>
  <w:comment w:id="496" w:author="Xochitl Morgan" w:date="2018-02-22T14:09:00Z" w:initials="XM">
    <w:p w14:paraId="624EDB21" w14:textId="59C1A761" w:rsidR="00840E13" w:rsidRDefault="00840E13">
      <w:pPr>
        <w:pStyle w:val="CommentText"/>
      </w:pPr>
      <w:ins w:id="500" w:author="Xochitl Morgan" w:date="2018-02-22T14:08:00Z">
        <w:r>
          <w:rPr>
            <w:rStyle w:val="CommentReference"/>
          </w:rPr>
          <w:annotationRef/>
        </w:r>
      </w:ins>
      <w:r>
        <w:t xml:space="preserve">@Megan again depends on how many gel wells – if there’s room, a 1:10,000 dilution would be good to try. Always hilarious if it’s undetectable by </w:t>
      </w:r>
      <w:proofErr w:type="spellStart"/>
      <w:r>
        <w:t>qubit</w:t>
      </w:r>
      <w:proofErr w:type="spellEnd"/>
      <w:r>
        <w:t xml:space="preserve"> or </w:t>
      </w:r>
      <w:proofErr w:type="spellStart"/>
      <w:r>
        <w:t>nano</w:t>
      </w:r>
      <w:proofErr w:type="spellEnd"/>
      <w:r>
        <w:t xml:space="preserve"> and still PCRs.</w:t>
      </w:r>
    </w:p>
  </w:comment>
  <w:comment w:id="506" w:author="Xochitl Morgan" w:date="2018-02-22T14:12:00Z" w:initials="XM">
    <w:p w14:paraId="1E9479C6" w14:textId="32602D2C" w:rsidR="00840E13" w:rsidRDefault="00840E13">
      <w:pPr>
        <w:pStyle w:val="CommentText"/>
      </w:pPr>
      <w:ins w:id="509" w:author="Xochitl Morgan" w:date="2018-02-22T14:12:00Z">
        <w:r>
          <w:rPr>
            <w:rStyle w:val="CommentReference"/>
          </w:rPr>
          <w:annotationRef/>
        </w:r>
      </w:ins>
      <w:r>
        <w:t>@Megan/Jen – keep this bit here or squish into block of text below?</w:t>
      </w:r>
    </w:p>
  </w:comment>
  <w:comment w:id="520" w:author="megan hall" w:date="2018-02-22T14:20:00Z" w:initials="mh">
    <w:p w14:paraId="1C810191" w14:textId="77777777" w:rsidR="00840E13" w:rsidRDefault="00840E13" w:rsidP="008D1991">
      <w:pPr>
        <w:pStyle w:val="CommentText"/>
      </w:pPr>
      <w:r>
        <w:rPr>
          <w:rStyle w:val="CommentReference"/>
        </w:rPr>
        <w:annotationRef/>
      </w:r>
      <w:r>
        <w:t xml:space="preserve">Is that already in the </w:t>
      </w:r>
      <w:proofErr w:type="spellStart"/>
      <w:r>
        <w:t>mastermix</w:t>
      </w:r>
      <w:proofErr w:type="spellEnd"/>
      <w:r>
        <w:t>?</w:t>
      </w:r>
    </w:p>
  </w:comment>
  <w:comment w:id="516" w:author="Xochitl Morgan" w:date="2018-02-22T14:22:00Z" w:initials="XM">
    <w:p w14:paraId="1C25C875" w14:textId="7302209D" w:rsidR="00840E13" w:rsidRDefault="00840E13">
      <w:pPr>
        <w:pStyle w:val="CommentText"/>
      </w:pPr>
      <w:ins w:id="524" w:author="Xochitl Morgan" w:date="2018-02-22T14:20:00Z">
        <w:r>
          <w:rPr>
            <w:rStyle w:val="CommentReference"/>
          </w:rPr>
          <w:annotationRef/>
        </w:r>
      </w:ins>
      <w:r>
        <w:t xml:space="preserve">RE these comments – Thermo Fischer’s </w:t>
      </w:r>
      <w:proofErr w:type="spellStart"/>
      <w:r>
        <w:t>MasterMix</w:t>
      </w:r>
      <w:proofErr w:type="spellEnd"/>
      <w:r>
        <w:t xml:space="preserve"> already has </w:t>
      </w:r>
      <w:proofErr w:type="spellStart"/>
      <w:r>
        <w:t>Taq</w:t>
      </w:r>
      <w:proofErr w:type="spellEnd"/>
      <w:r>
        <w:t xml:space="preserve"> so you don’t have to add any if you use that. If you use </w:t>
      </w:r>
      <w:proofErr w:type="spellStart"/>
      <w:r>
        <w:t>AmpliTaq</w:t>
      </w:r>
      <w:proofErr w:type="spellEnd"/>
      <w:r>
        <w:t xml:space="preserve"> it comes with 10X PCR buffer that you can use to make mix, but you have to make up and add your own </w:t>
      </w:r>
      <w:proofErr w:type="spellStart"/>
      <w:r>
        <w:t>dNTP</w:t>
      </w:r>
      <w:proofErr w:type="spellEnd"/>
      <w:r>
        <w:t xml:space="preserve"> mix. So correct this once you’re sure of what you want to use </w:t>
      </w:r>
    </w:p>
  </w:comment>
  <w:comment w:id="527" w:author="Xochitl Morgan" w:date="2018-02-22T14:14:00Z" w:initials="XM">
    <w:p w14:paraId="6EDBB157" w14:textId="375D6701" w:rsidR="00840E13" w:rsidRDefault="00840E13">
      <w:pPr>
        <w:pStyle w:val="CommentText"/>
      </w:pPr>
      <w:ins w:id="530" w:author="Xochitl Morgan" w:date="2018-02-22T14:13:00Z">
        <w:r>
          <w:rPr>
            <w:rStyle w:val="CommentReference"/>
          </w:rPr>
          <w:annotationRef/>
        </w:r>
      </w:ins>
      <w:r>
        <w:t>@Megan / Jen – do some no-DNA PCRs with both water types &amp; the universal primers and see if one is better than the other for not giving you a ghostly negative control band. If you don’t have time, use PCR grade.</w:t>
      </w:r>
    </w:p>
  </w:comment>
  <w:comment w:id="545" w:author="megan hall" w:date="2018-02-22T14:10:00Z" w:initials="mh">
    <w:p w14:paraId="6FB48CC6" w14:textId="77777777" w:rsidR="00840E13" w:rsidRDefault="00840E13" w:rsidP="00BF7E1E">
      <w:pPr>
        <w:pStyle w:val="CommentText"/>
      </w:pPr>
      <w:r>
        <w:rPr>
          <w:rStyle w:val="CommentReference"/>
        </w:rPr>
        <w:annotationRef/>
      </w:r>
      <w:r>
        <w:t>What about human samples? Will they each have another 6 for these. Assuming can just do one negative and positive per person</w:t>
      </w:r>
    </w:p>
  </w:comment>
  <w:comment w:id="547" w:author="megan hall" w:date="2018-02-22T14:10:00Z" w:initials="mh">
    <w:p w14:paraId="7C8971CD" w14:textId="77777777" w:rsidR="00840E13" w:rsidRDefault="00840E13" w:rsidP="00BF7E1E">
      <w:pPr>
        <w:pStyle w:val="CommentText"/>
      </w:pPr>
      <w:r>
        <w:rPr>
          <w:rStyle w:val="CommentReference"/>
        </w:rPr>
        <w:annotationRef/>
      </w:r>
      <w:r>
        <w:t>Some sort of table or diagram that shows what sample is in each tube?</w:t>
      </w:r>
    </w:p>
  </w:comment>
  <w:comment w:id="553" w:author="megan hall" w:date="2018-02-22T14:10:00Z" w:initials="mh">
    <w:p w14:paraId="3FDFB8A3" w14:textId="77777777" w:rsidR="00840E13" w:rsidRDefault="00840E13" w:rsidP="00BF7E1E">
      <w:pPr>
        <w:pStyle w:val="CommentText"/>
      </w:pPr>
      <w:r>
        <w:rPr>
          <w:rStyle w:val="CommentReference"/>
        </w:rPr>
        <w:annotationRef/>
      </w:r>
      <w:r>
        <w:t>Or we need to change all the tube numbers if we aren’t doing 1:10000.</w:t>
      </w:r>
    </w:p>
  </w:comment>
  <w:comment w:id="632" w:author="Xochitl Morgan" w:date="2018-02-22T14:31:00Z" w:initials="XM">
    <w:p w14:paraId="548B017C" w14:textId="3086B556" w:rsidR="00840E13" w:rsidRDefault="00840E13">
      <w:pPr>
        <w:pStyle w:val="CommentText"/>
      </w:pPr>
      <w:ins w:id="637" w:author="Xochitl Morgan" w:date="2018-02-22T14:29:00Z">
        <w:r>
          <w:rPr>
            <w:rStyle w:val="CommentReference"/>
          </w:rPr>
          <w:annotationRef/>
        </w:r>
      </w:ins>
      <w:r>
        <w:t xml:space="preserve">@Megan – if this works with your available gels, go for it. If you need fewer wells, have them make only one serial dilution (run in tunes 3-6, change labels to “Your Serial Dilution 1:10, Your Serial Dilution 1:100, </w:t>
      </w:r>
      <w:proofErr w:type="spellStart"/>
      <w:r>
        <w:t>etc</w:t>
      </w:r>
      <w:proofErr w:type="spellEnd"/>
      <w:r>
        <w:t xml:space="preserve">) and </w:t>
      </w:r>
      <w:proofErr w:type="spellStart"/>
      <w:r>
        <w:t>and</w:t>
      </w:r>
      <w:proofErr w:type="spellEnd"/>
      <w:r>
        <w:t xml:space="preserve"> omit tubes 11-14.</w:t>
      </w:r>
    </w:p>
  </w:comment>
  <w:comment w:id="899" w:author="megan hall" w:date="2018-02-22T14:40:00Z" w:initials="mh">
    <w:p w14:paraId="5159645F" w14:textId="77777777" w:rsidR="00840E13" w:rsidRDefault="00840E13" w:rsidP="00D9360F">
      <w:pPr>
        <w:pStyle w:val="CommentText"/>
      </w:pPr>
      <w:r>
        <w:rPr>
          <w:rStyle w:val="CommentReference"/>
        </w:rPr>
        <w:annotationRef/>
      </w:r>
      <w:r>
        <w:t>Should we give an estimate of how long gel will take?</w:t>
      </w:r>
    </w:p>
  </w:comment>
  <w:comment w:id="897" w:author="Xochitl Morgan" w:date="2018-02-23T10:35:00Z" w:initials="XM">
    <w:p w14:paraId="08DCCA2D" w14:textId="3CF3F867" w:rsidR="00840E13" w:rsidRDefault="00840E13">
      <w:pPr>
        <w:pStyle w:val="CommentText"/>
      </w:pPr>
      <w:ins w:id="901" w:author="Xochitl Morgan" w:date="2018-02-23T10:35:00Z">
        <w:r>
          <w:rPr>
            <w:rStyle w:val="CommentReference"/>
          </w:rPr>
          <w:annotationRef/>
        </w:r>
      </w:ins>
      <w:r>
        <w:t xml:space="preserve">@Megan yes. My 1% gels of this usually take about half an hour. Is it about the same for yours? </w:t>
      </w:r>
    </w:p>
  </w:comment>
  <w:comment w:id="1164" w:author="Sergio" w:date="2018-05-23T10:04:00Z" w:initials="S">
    <w:p w14:paraId="387A74BE" w14:textId="646B4D62" w:rsidR="00840E13" w:rsidRDefault="00840E13">
      <w:pPr>
        <w:pStyle w:val="CommentText"/>
      </w:pPr>
      <w:r>
        <w:rPr>
          <w:rStyle w:val="CommentReference"/>
        </w:rPr>
        <w:annotationRef/>
      </w:r>
      <w:r>
        <w:t>Not showing up for me.</w:t>
      </w:r>
    </w:p>
  </w:comment>
  <w:comment w:id="1165" w:author="Sergio" w:date="2018-05-23T10:15:00Z" w:initials="S">
    <w:p w14:paraId="3368D575" w14:textId="2625CE4C" w:rsidR="00840E13" w:rsidRDefault="00840E13">
      <w:pPr>
        <w:pStyle w:val="CommentText"/>
      </w:pPr>
      <w:r>
        <w:rPr>
          <w:rStyle w:val="CommentReference"/>
        </w:rPr>
        <w:annotationRef/>
      </w:r>
      <w:r>
        <w:t>May need to extract all files first</w:t>
      </w:r>
      <w:bookmarkStart w:id="1166" w:name="_GoBack"/>
      <w:bookmarkEnd w:id="1166"/>
    </w:p>
  </w:comment>
  <w:comment w:id="1183" w:author="Xochitl Morgan" w:date="2017-07-06T15:50:00Z" w:initials="XM">
    <w:p w14:paraId="0EED58F7" w14:textId="628C8100" w:rsidR="00840E13" w:rsidRDefault="00840E13">
      <w:pPr>
        <w:pStyle w:val="CommentText"/>
      </w:pPr>
      <w:r>
        <w:rPr>
          <w:rStyle w:val="CommentReference"/>
        </w:rPr>
        <w:annotationRef/>
      </w:r>
      <w:r>
        <w:t xml:space="preserve">Maybe make a template RMD for this with the questions pasted </w:t>
      </w:r>
      <w:proofErr w:type="spellStart"/>
      <w:r>
        <w:t>in</w:t>
      </w:r>
      <w:proofErr w:type="gramStart"/>
      <w:r>
        <w:t>?Maybe</w:t>
      </w:r>
      <w:proofErr w:type="spellEnd"/>
      <w:proofErr w:type="gramEnd"/>
      <w:r>
        <w:t xml:space="preserve"> I should do this for every week? </w:t>
      </w:r>
    </w:p>
  </w:comment>
  <w:comment w:id="1194" w:author="Xochitl Morgan" w:date="2018-04-24T12:04:00Z" w:initials="XM">
    <w:p w14:paraId="70332F60" w14:textId="77777777" w:rsidR="00840E13" w:rsidRDefault="00840E13" w:rsidP="0044619A">
      <w:pPr>
        <w:pStyle w:val="CommentText"/>
      </w:pPr>
      <w:r>
        <w:rPr>
          <w:rStyle w:val="CommentReference"/>
        </w:rPr>
        <w:annotationRef/>
      </w:r>
      <w:r>
        <w:t xml:space="preserve"># Insert link to this file / </w:t>
      </w:r>
      <w:proofErr w:type="spellStart"/>
      <w:r>
        <w:t>gitlab</w:t>
      </w:r>
      <w:proofErr w:type="spellEnd"/>
      <w:r>
        <w:t xml:space="preserve"> when complete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Times">
    <w:panose1 w:val="02000500000000000000"/>
    <w:charset w:val="00"/>
    <w:family w:val="auto"/>
    <w:pitch w:val="variable"/>
    <w:sig w:usb0="00000003" w:usb1="00000000" w:usb2="00000000" w:usb3="00000000" w:csb0="00000001" w:csb1="00000000"/>
  </w:font>
  <w:font w:name="Courier">
    <w:panose1 w:val="02000500000000000000"/>
    <w:charset w:val="00"/>
    <w:family w:val="auto"/>
    <w:pitch w:val="variable"/>
    <w:sig w:usb0="00000003" w:usb1="00000000" w:usb2="00000000" w:usb3="00000000" w:csb0="00000001" w:csb1="00000000"/>
  </w:font>
  <w:font w:name="Trebuchet MS">
    <w:panose1 w:val="020B0603020202020204"/>
    <w:charset w:val="00"/>
    <w:family w:val="auto"/>
    <w:pitch w:val="variable"/>
    <w:sig w:usb0="00000287" w:usb1="00000000" w:usb2="00000000" w:usb3="00000000" w:csb0="0000009F" w:csb1="00000000"/>
  </w:font>
  <w:font w:name="Charcoal">
    <w:altName w:val="Arial"/>
    <w:charset w:val="00"/>
    <w:family w:val="auto"/>
    <w:pitch w:val="variable"/>
    <w:sig w:usb0="03000000"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Menlo Regular">
    <w:panose1 w:val="020B0609030804020204"/>
    <w:charset w:val="00"/>
    <w:family w:val="auto"/>
    <w:pitch w:val="variable"/>
    <w:sig w:usb0="E60022FF" w:usb1="D200F9FB" w:usb2="02000028" w:usb3="00000000" w:csb0="000001DF" w:csb1="00000000"/>
  </w:font>
  <w:font w:name="Verdana">
    <w:panose1 w:val="020B0604030504040204"/>
    <w:charset w:val="00"/>
    <w:family w:val="auto"/>
    <w:pitch w:val="variable"/>
    <w:sig w:usb0="A10006FF" w:usb1="4000205B" w:usb2="0000001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F"/>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1">
    <w:nsid w:val="00000010"/>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2">
    <w:nsid w:val="00000013"/>
    <w:multiLevelType w:val="singleLevel"/>
    <w:tmpl w:val="00000000"/>
    <w:lvl w:ilvl="0">
      <w:start w:val="1"/>
      <w:numFmt w:val="bullet"/>
      <w:lvlText w:val=""/>
      <w:lvlJc w:val="left"/>
      <w:pPr>
        <w:tabs>
          <w:tab w:val="num" w:pos="561"/>
        </w:tabs>
        <w:ind w:left="561" w:hanging="561"/>
      </w:pPr>
      <w:rPr>
        <w:rFonts w:ascii="Symbol" w:hAnsi="Symbol" w:hint="default"/>
      </w:rPr>
    </w:lvl>
  </w:abstractNum>
  <w:abstractNum w:abstractNumId="3">
    <w:nsid w:val="01A13060"/>
    <w:multiLevelType w:val="hybridMultilevel"/>
    <w:tmpl w:val="8EAE4836"/>
    <w:lvl w:ilvl="0" w:tplc="B2841F6C">
      <w:start w:val="1"/>
      <w:numFmt w:val="decimal"/>
      <w:lvlText w:val="%1."/>
      <w:lvlJc w:val="left"/>
      <w:pPr>
        <w:ind w:left="720" w:hanging="360"/>
      </w:pPr>
      <w:rPr>
        <w:i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037003C5"/>
    <w:multiLevelType w:val="hybridMultilevel"/>
    <w:tmpl w:val="E690B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3D944BC"/>
    <w:multiLevelType w:val="hybridMultilevel"/>
    <w:tmpl w:val="BC92DD0A"/>
    <w:lvl w:ilvl="0" w:tplc="7F021010">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47D4C2B"/>
    <w:multiLevelType w:val="hybridMultilevel"/>
    <w:tmpl w:val="96D2A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05D74159"/>
    <w:multiLevelType w:val="hybridMultilevel"/>
    <w:tmpl w:val="72D8336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06C90F21"/>
    <w:multiLevelType w:val="hybridMultilevel"/>
    <w:tmpl w:val="7ED07A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B0D1BAB"/>
    <w:multiLevelType w:val="hybridMultilevel"/>
    <w:tmpl w:val="3DC8A170"/>
    <w:lvl w:ilvl="0" w:tplc="04090015">
      <w:start w:val="1"/>
      <w:numFmt w:val="upp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nsid w:val="0D1C23FF"/>
    <w:multiLevelType w:val="hybridMultilevel"/>
    <w:tmpl w:val="FB64B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EC377CA"/>
    <w:multiLevelType w:val="hybridMultilevel"/>
    <w:tmpl w:val="AC5E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F1E161A"/>
    <w:multiLevelType w:val="multilevel"/>
    <w:tmpl w:val="B83C49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nsid w:val="0FB13D3C"/>
    <w:multiLevelType w:val="hybridMultilevel"/>
    <w:tmpl w:val="EC24C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112D215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nsid w:val="1577203D"/>
    <w:multiLevelType w:val="hybridMultilevel"/>
    <w:tmpl w:val="EA3452E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69A45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1A4033E7"/>
    <w:multiLevelType w:val="hybridMultilevel"/>
    <w:tmpl w:val="9B663E4A"/>
    <w:lvl w:ilvl="0" w:tplc="0C09000F">
      <w:start w:val="1"/>
      <w:numFmt w:val="decimal"/>
      <w:lvlText w:val="%1."/>
      <w:lvlJc w:val="left"/>
      <w:pPr>
        <w:ind w:left="928"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BA833CB"/>
    <w:multiLevelType w:val="hybridMultilevel"/>
    <w:tmpl w:val="6DDAA6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1CF939FE"/>
    <w:multiLevelType w:val="hybridMultilevel"/>
    <w:tmpl w:val="1BD64E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D1E30D6"/>
    <w:multiLevelType w:val="hybridMultilevel"/>
    <w:tmpl w:val="3D0A1AF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nsid w:val="1D8D6645"/>
    <w:multiLevelType w:val="hybridMultilevel"/>
    <w:tmpl w:val="677A1438"/>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1F7F7D12"/>
    <w:multiLevelType w:val="hybridMultilevel"/>
    <w:tmpl w:val="CF7093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24394798"/>
    <w:multiLevelType w:val="hybridMultilevel"/>
    <w:tmpl w:val="0C4AF566"/>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nsid w:val="27AF282B"/>
    <w:multiLevelType w:val="hybridMultilevel"/>
    <w:tmpl w:val="5F0CC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8A509A6"/>
    <w:multiLevelType w:val="hybridMultilevel"/>
    <w:tmpl w:val="9E28D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2A8F6E65"/>
    <w:multiLevelType w:val="hybridMultilevel"/>
    <w:tmpl w:val="C616B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BB908DC"/>
    <w:multiLevelType w:val="hybridMultilevel"/>
    <w:tmpl w:val="F4C6FF52"/>
    <w:lvl w:ilvl="0" w:tplc="BC50E2EE">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2CF57C1C"/>
    <w:multiLevelType w:val="hybridMultilevel"/>
    <w:tmpl w:val="42D42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E8676C7"/>
    <w:multiLevelType w:val="hybridMultilevel"/>
    <w:tmpl w:val="06E006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2F1F028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32702F32"/>
    <w:multiLevelType w:val="hybridMultilevel"/>
    <w:tmpl w:val="AE8A55C0"/>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nsid w:val="329F2ACB"/>
    <w:multiLevelType w:val="hybridMultilevel"/>
    <w:tmpl w:val="D410FEBC"/>
    <w:lvl w:ilvl="0" w:tplc="04090013">
      <w:start w:val="1"/>
      <w:numFmt w:val="upperRoman"/>
      <w:lvlText w:val="%1."/>
      <w:lvlJc w:val="righ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339C2E12"/>
    <w:multiLevelType w:val="hybridMultilevel"/>
    <w:tmpl w:val="946EBE32"/>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36FE72B9"/>
    <w:multiLevelType w:val="hybridMultilevel"/>
    <w:tmpl w:val="C602F60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nsid w:val="370D1F5F"/>
    <w:multiLevelType w:val="hybridMultilevel"/>
    <w:tmpl w:val="6126673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3A4C2F95"/>
    <w:multiLevelType w:val="hybridMultilevel"/>
    <w:tmpl w:val="6310C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CE60073"/>
    <w:multiLevelType w:val="hybridMultilevel"/>
    <w:tmpl w:val="D2EE94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nsid w:val="3F6C4BB5"/>
    <w:multiLevelType w:val="hybridMultilevel"/>
    <w:tmpl w:val="2CE226A8"/>
    <w:lvl w:ilvl="0" w:tplc="1764DD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nsid w:val="42242473"/>
    <w:multiLevelType w:val="hybridMultilevel"/>
    <w:tmpl w:val="656C62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2D65462"/>
    <w:multiLevelType w:val="multilevel"/>
    <w:tmpl w:val="949C8828"/>
    <w:lvl w:ilvl="0">
      <w:start w:val="1"/>
      <w:numFmt w:val="decimal"/>
      <w:lvlText w:val="%1."/>
      <w:lvlJc w:val="left"/>
      <w:pPr>
        <w:ind w:left="360" w:hanging="360"/>
      </w:pPr>
      <w:rPr>
        <w:rFonts w:hint="default"/>
        <w:b/>
        <w:i w:val="0"/>
      </w:rPr>
    </w:lvl>
    <w:lvl w:ilvl="1">
      <w:start w:val="1"/>
      <w:numFmt w:val="upperLetter"/>
      <w:lvlText w:val="%2."/>
      <w:lvlJc w:val="left"/>
      <w:pPr>
        <w:ind w:left="720" w:hanging="360"/>
      </w:pPr>
      <w:rPr>
        <w:rFonts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43BF2794"/>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nsid w:val="488E3C1E"/>
    <w:multiLevelType w:val="hybridMultilevel"/>
    <w:tmpl w:val="1F5EC3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nsid w:val="4BC63334"/>
    <w:multiLevelType w:val="hybridMultilevel"/>
    <w:tmpl w:val="07720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50B85D5E"/>
    <w:multiLevelType w:val="hybridMultilevel"/>
    <w:tmpl w:val="507CF3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53257D1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nsid w:val="53A40C96"/>
    <w:multiLevelType w:val="hybridMultilevel"/>
    <w:tmpl w:val="04B6FF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54BB4DFC"/>
    <w:multiLevelType w:val="hybridMultilevel"/>
    <w:tmpl w:val="FCE0A5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5A6E0209"/>
    <w:multiLevelType w:val="hybridMultilevel"/>
    <w:tmpl w:val="63DC716A"/>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5B3303D4"/>
    <w:multiLevelType w:val="hybridMultilevel"/>
    <w:tmpl w:val="398E64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5C336A97"/>
    <w:multiLevelType w:val="hybridMultilevel"/>
    <w:tmpl w:val="C8644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5E3605D8"/>
    <w:multiLevelType w:val="hybridMultilevel"/>
    <w:tmpl w:val="4B5C6A60"/>
    <w:lvl w:ilvl="0" w:tplc="7F3CBE22">
      <w:start w:val="1"/>
      <w:numFmt w:val="decimal"/>
      <w:pStyle w:val="EndNoteBibliography"/>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5F256268"/>
    <w:multiLevelType w:val="hybridMultilevel"/>
    <w:tmpl w:val="020E0CDA"/>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53">
    <w:nsid w:val="61CD38F0"/>
    <w:multiLevelType w:val="hybridMultilevel"/>
    <w:tmpl w:val="869A26E8"/>
    <w:lvl w:ilvl="0" w:tplc="2ED85F1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4">
    <w:nsid w:val="62DE2E02"/>
    <w:multiLevelType w:val="hybridMultilevel"/>
    <w:tmpl w:val="C8FE4694"/>
    <w:lvl w:ilvl="0" w:tplc="F490D5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62E409FD"/>
    <w:multiLevelType w:val="hybridMultilevel"/>
    <w:tmpl w:val="8834A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635A4EA0"/>
    <w:multiLevelType w:val="hybridMultilevel"/>
    <w:tmpl w:val="312A9A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64694BA0"/>
    <w:multiLevelType w:val="hybridMultilevel"/>
    <w:tmpl w:val="D7CE9F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nsid w:val="685137FB"/>
    <w:multiLevelType w:val="hybridMultilevel"/>
    <w:tmpl w:val="91CA866E"/>
    <w:lvl w:ilvl="0" w:tplc="00000000">
      <w:start w:val="1"/>
      <w:numFmt w:val="bullet"/>
      <w:lvlText w:val=""/>
      <w:lvlJc w:val="left"/>
      <w:pPr>
        <w:tabs>
          <w:tab w:val="num" w:pos="561"/>
        </w:tabs>
        <w:ind w:left="561" w:hanging="561"/>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9">
    <w:nsid w:val="692C04BF"/>
    <w:multiLevelType w:val="hybridMultilevel"/>
    <w:tmpl w:val="A600E4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A5D3669"/>
    <w:multiLevelType w:val="hybridMultilevel"/>
    <w:tmpl w:val="4E265A80"/>
    <w:lvl w:ilvl="0" w:tplc="0409000F">
      <w:start w:val="1"/>
      <w:numFmt w:val="decimal"/>
      <w:lvlText w:val="%1."/>
      <w:lvlJc w:val="left"/>
      <w:pPr>
        <w:ind w:left="1800" w:hanging="360"/>
      </w:p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61">
    <w:nsid w:val="6C7106A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nsid w:val="704560D0"/>
    <w:multiLevelType w:val="hybridMultilevel"/>
    <w:tmpl w:val="8876A7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nsid w:val="738C1B7D"/>
    <w:multiLevelType w:val="hybridMultilevel"/>
    <w:tmpl w:val="5F5A88E6"/>
    <w:lvl w:ilvl="0" w:tplc="04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4">
    <w:nsid w:val="74F52DB4"/>
    <w:multiLevelType w:val="hybridMultilevel"/>
    <w:tmpl w:val="E23490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75010A24"/>
    <w:multiLevelType w:val="hybridMultilevel"/>
    <w:tmpl w:val="787210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nsid w:val="75940FE6"/>
    <w:multiLevelType w:val="hybridMultilevel"/>
    <w:tmpl w:val="F060146A"/>
    <w:lvl w:ilvl="0" w:tplc="B884240A">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789D6D07"/>
    <w:multiLevelType w:val="hybridMultilevel"/>
    <w:tmpl w:val="DFEAA2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nsid w:val="78A363EF"/>
    <w:multiLevelType w:val="hybridMultilevel"/>
    <w:tmpl w:val="3ECEE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7A166DB8"/>
    <w:multiLevelType w:val="hybridMultilevel"/>
    <w:tmpl w:val="DB5E4098"/>
    <w:lvl w:ilvl="0" w:tplc="04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nsid w:val="7D002CA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1">
    <w:nsid w:val="7D99259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2">
    <w:nsid w:val="7E362020"/>
    <w:multiLevelType w:val="hybridMultilevel"/>
    <w:tmpl w:val="5316ED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7E9B561A"/>
    <w:multiLevelType w:val="hybridMultilevel"/>
    <w:tmpl w:val="C3C6F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nsid w:val="7FA11E82"/>
    <w:multiLevelType w:val="hybridMultilevel"/>
    <w:tmpl w:val="949EF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0"/>
  </w:num>
  <w:num w:numId="2">
    <w:abstractNumId w:val="73"/>
  </w:num>
  <w:num w:numId="3">
    <w:abstractNumId w:val="10"/>
  </w:num>
  <w:num w:numId="4">
    <w:abstractNumId w:val="26"/>
  </w:num>
  <w:num w:numId="5">
    <w:abstractNumId w:val="74"/>
  </w:num>
  <w:num w:numId="6">
    <w:abstractNumId w:val="4"/>
  </w:num>
  <w:num w:numId="7">
    <w:abstractNumId w:val="50"/>
  </w:num>
  <w:num w:numId="8">
    <w:abstractNumId w:val="0"/>
  </w:num>
  <w:num w:numId="9">
    <w:abstractNumId w:val="1"/>
  </w:num>
  <w:num w:numId="10">
    <w:abstractNumId w:val="2"/>
  </w:num>
  <w:num w:numId="11">
    <w:abstractNumId w:val="58"/>
  </w:num>
  <w:num w:numId="12">
    <w:abstractNumId w:val="48"/>
  </w:num>
  <w:num w:numId="13">
    <w:abstractNumId w:val="31"/>
  </w:num>
  <w:num w:numId="14">
    <w:abstractNumId w:val="21"/>
  </w:num>
  <w:num w:numId="15">
    <w:abstractNumId w:val="15"/>
  </w:num>
  <w:num w:numId="16">
    <w:abstractNumId w:val="35"/>
  </w:num>
  <w:num w:numId="17">
    <w:abstractNumId w:val="8"/>
  </w:num>
  <w:num w:numId="18">
    <w:abstractNumId w:val="72"/>
  </w:num>
  <w:num w:numId="19">
    <w:abstractNumId w:val="66"/>
  </w:num>
  <w:num w:numId="20">
    <w:abstractNumId w:val="51"/>
  </w:num>
  <w:num w:numId="21">
    <w:abstractNumId w:val="39"/>
  </w:num>
  <w:num w:numId="22">
    <w:abstractNumId w:val="59"/>
  </w:num>
  <w:num w:numId="23">
    <w:abstractNumId w:val="36"/>
  </w:num>
  <w:num w:numId="24">
    <w:abstractNumId w:val="63"/>
  </w:num>
  <w:num w:numId="25">
    <w:abstractNumId w:val="64"/>
  </w:num>
  <w:num w:numId="26">
    <w:abstractNumId w:val="43"/>
  </w:num>
  <w:num w:numId="27">
    <w:abstractNumId w:val="33"/>
  </w:num>
  <w:num w:numId="28">
    <w:abstractNumId w:val="42"/>
  </w:num>
  <w:num w:numId="29">
    <w:abstractNumId w:val="46"/>
  </w:num>
  <w:num w:numId="30">
    <w:abstractNumId w:val="69"/>
  </w:num>
  <w:num w:numId="31">
    <w:abstractNumId w:val="53"/>
  </w:num>
  <w:num w:numId="32">
    <w:abstractNumId w:val="60"/>
  </w:num>
  <w:num w:numId="33">
    <w:abstractNumId w:val="3"/>
  </w:num>
  <w:num w:numId="34">
    <w:abstractNumId w:val="52"/>
  </w:num>
  <w:num w:numId="35">
    <w:abstractNumId w:val="23"/>
  </w:num>
  <w:num w:numId="36">
    <w:abstractNumId w:val="20"/>
  </w:num>
  <w:num w:numId="37">
    <w:abstractNumId w:val="54"/>
  </w:num>
  <w:num w:numId="38">
    <w:abstractNumId w:val="5"/>
  </w:num>
  <w:num w:numId="39">
    <w:abstractNumId w:val="45"/>
  </w:num>
  <w:num w:numId="40">
    <w:abstractNumId w:val="12"/>
  </w:num>
  <w:num w:numId="41">
    <w:abstractNumId w:val="30"/>
  </w:num>
  <w:num w:numId="42">
    <w:abstractNumId w:val="16"/>
  </w:num>
  <w:num w:numId="43">
    <w:abstractNumId w:val="71"/>
  </w:num>
  <w:num w:numId="44">
    <w:abstractNumId w:val="41"/>
  </w:num>
  <w:num w:numId="45">
    <w:abstractNumId w:val="61"/>
  </w:num>
  <w:num w:numId="46">
    <w:abstractNumId w:val="14"/>
  </w:num>
  <w:num w:numId="47">
    <w:abstractNumId w:val="22"/>
  </w:num>
  <w:num w:numId="48">
    <w:abstractNumId w:val="56"/>
  </w:num>
  <w:num w:numId="49">
    <w:abstractNumId w:val="57"/>
  </w:num>
  <w:num w:numId="50">
    <w:abstractNumId w:val="29"/>
  </w:num>
  <w:num w:numId="51">
    <w:abstractNumId w:val="44"/>
  </w:num>
  <w:num w:numId="52">
    <w:abstractNumId w:val="13"/>
  </w:num>
  <w:num w:numId="53">
    <w:abstractNumId w:val="19"/>
  </w:num>
  <w:num w:numId="54">
    <w:abstractNumId w:val="65"/>
  </w:num>
  <w:num w:numId="55">
    <w:abstractNumId w:val="62"/>
  </w:num>
  <w:num w:numId="56">
    <w:abstractNumId w:val="40"/>
  </w:num>
  <w:num w:numId="57">
    <w:abstractNumId w:val="27"/>
  </w:num>
  <w:num w:numId="58">
    <w:abstractNumId w:val="37"/>
  </w:num>
  <w:num w:numId="59">
    <w:abstractNumId w:val="18"/>
  </w:num>
  <w:num w:numId="60">
    <w:abstractNumId w:val="34"/>
  </w:num>
  <w:num w:numId="61">
    <w:abstractNumId w:val="6"/>
  </w:num>
  <w:num w:numId="62">
    <w:abstractNumId w:val="7"/>
  </w:num>
  <w:num w:numId="63">
    <w:abstractNumId w:val="24"/>
  </w:num>
  <w:num w:numId="64">
    <w:abstractNumId w:val="25"/>
  </w:num>
  <w:num w:numId="65">
    <w:abstractNumId w:val="28"/>
  </w:num>
  <w:num w:numId="66">
    <w:abstractNumId w:val="67"/>
  </w:num>
  <w:num w:numId="67">
    <w:abstractNumId w:val="17"/>
  </w:num>
  <w:num w:numId="68">
    <w:abstractNumId w:val="32"/>
  </w:num>
  <w:num w:numId="69">
    <w:abstractNumId w:val="9"/>
  </w:num>
  <w:num w:numId="70">
    <w:abstractNumId w:val="47"/>
  </w:num>
  <w:num w:numId="71">
    <w:abstractNumId w:val="11"/>
  </w:num>
  <w:num w:numId="72">
    <w:abstractNumId w:val="38"/>
  </w:num>
  <w:num w:numId="73">
    <w:abstractNumId w:val="55"/>
  </w:num>
  <w:num w:numId="74">
    <w:abstractNumId w:val="68"/>
  </w:num>
  <w:num w:numId="75">
    <w:abstractNumId w:val="4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2"/>
  <w:proofState w:spelling="clean" w:grammar="clean"/>
  <w:attachedTemplate r:id="rId1"/>
  <w:linkStyles/>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Numbered&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vrpspwrxrpavaevdvh5sfevrvprw9z2vx02&quot;&gt;XCM_Endnote-Saved&lt;record-ids&gt;&lt;item&gt;1273&lt;/item&gt;&lt;/record-ids&gt;&lt;/item&gt;&lt;/Libraries&gt;"/>
  </w:docVars>
  <w:rsids>
    <w:rsidRoot w:val="00D35496"/>
    <w:rsid w:val="00001A35"/>
    <w:rsid w:val="00002A85"/>
    <w:rsid w:val="00007D8B"/>
    <w:rsid w:val="00011C4C"/>
    <w:rsid w:val="00016D99"/>
    <w:rsid w:val="00025B9F"/>
    <w:rsid w:val="00026629"/>
    <w:rsid w:val="00027307"/>
    <w:rsid w:val="00027D18"/>
    <w:rsid w:val="000302FE"/>
    <w:rsid w:val="00035BDF"/>
    <w:rsid w:val="000365D9"/>
    <w:rsid w:val="00037343"/>
    <w:rsid w:val="000456C0"/>
    <w:rsid w:val="00047B5F"/>
    <w:rsid w:val="00050094"/>
    <w:rsid w:val="00052A52"/>
    <w:rsid w:val="00053777"/>
    <w:rsid w:val="00055285"/>
    <w:rsid w:val="000565C9"/>
    <w:rsid w:val="00063009"/>
    <w:rsid w:val="00064D38"/>
    <w:rsid w:val="00067C85"/>
    <w:rsid w:val="00074E43"/>
    <w:rsid w:val="00080804"/>
    <w:rsid w:val="00083842"/>
    <w:rsid w:val="00086318"/>
    <w:rsid w:val="00086351"/>
    <w:rsid w:val="0008643A"/>
    <w:rsid w:val="00086B85"/>
    <w:rsid w:val="00087F1A"/>
    <w:rsid w:val="000923C4"/>
    <w:rsid w:val="00093385"/>
    <w:rsid w:val="00094BDD"/>
    <w:rsid w:val="00095ADB"/>
    <w:rsid w:val="000A2C5C"/>
    <w:rsid w:val="000B107F"/>
    <w:rsid w:val="000B124C"/>
    <w:rsid w:val="000B13FB"/>
    <w:rsid w:val="000B2467"/>
    <w:rsid w:val="000B3DB9"/>
    <w:rsid w:val="000B68C2"/>
    <w:rsid w:val="000C3F0F"/>
    <w:rsid w:val="000C538F"/>
    <w:rsid w:val="000C6120"/>
    <w:rsid w:val="000C762C"/>
    <w:rsid w:val="000D0428"/>
    <w:rsid w:val="000D121B"/>
    <w:rsid w:val="000D1807"/>
    <w:rsid w:val="000D3296"/>
    <w:rsid w:val="000D3D14"/>
    <w:rsid w:val="000E2F8A"/>
    <w:rsid w:val="000E32DE"/>
    <w:rsid w:val="000E5896"/>
    <w:rsid w:val="000E7C34"/>
    <w:rsid w:val="000F3674"/>
    <w:rsid w:val="000F4485"/>
    <w:rsid w:val="000F623C"/>
    <w:rsid w:val="000F7568"/>
    <w:rsid w:val="00102741"/>
    <w:rsid w:val="0010319C"/>
    <w:rsid w:val="00105FDE"/>
    <w:rsid w:val="00115354"/>
    <w:rsid w:val="00120068"/>
    <w:rsid w:val="00121BE0"/>
    <w:rsid w:val="00124152"/>
    <w:rsid w:val="00132F01"/>
    <w:rsid w:val="00133446"/>
    <w:rsid w:val="00137765"/>
    <w:rsid w:val="001378FA"/>
    <w:rsid w:val="00140A3D"/>
    <w:rsid w:val="001438EC"/>
    <w:rsid w:val="00143DBE"/>
    <w:rsid w:val="00143E87"/>
    <w:rsid w:val="00145212"/>
    <w:rsid w:val="0014721A"/>
    <w:rsid w:val="0014734E"/>
    <w:rsid w:val="00150753"/>
    <w:rsid w:val="00150DD9"/>
    <w:rsid w:val="00152BD1"/>
    <w:rsid w:val="0015747E"/>
    <w:rsid w:val="00157BC5"/>
    <w:rsid w:val="0016207A"/>
    <w:rsid w:val="00162679"/>
    <w:rsid w:val="0016362F"/>
    <w:rsid w:val="00164D63"/>
    <w:rsid w:val="00174761"/>
    <w:rsid w:val="00176E94"/>
    <w:rsid w:val="00176F4E"/>
    <w:rsid w:val="00177F21"/>
    <w:rsid w:val="0018192B"/>
    <w:rsid w:val="00182A00"/>
    <w:rsid w:val="00182AF6"/>
    <w:rsid w:val="00185D6F"/>
    <w:rsid w:val="00186BA6"/>
    <w:rsid w:val="001902B3"/>
    <w:rsid w:val="001938B3"/>
    <w:rsid w:val="00193B90"/>
    <w:rsid w:val="001A203C"/>
    <w:rsid w:val="001A2FBF"/>
    <w:rsid w:val="001A66F1"/>
    <w:rsid w:val="001B573D"/>
    <w:rsid w:val="001C5E61"/>
    <w:rsid w:val="001D13B1"/>
    <w:rsid w:val="001D1ECF"/>
    <w:rsid w:val="001D3F1C"/>
    <w:rsid w:val="001D453B"/>
    <w:rsid w:val="001D49D0"/>
    <w:rsid w:val="001D6476"/>
    <w:rsid w:val="001D7DD3"/>
    <w:rsid w:val="001E12E5"/>
    <w:rsid w:val="001E27FA"/>
    <w:rsid w:val="001E5898"/>
    <w:rsid w:val="001E66FA"/>
    <w:rsid w:val="001F1268"/>
    <w:rsid w:val="001F1571"/>
    <w:rsid w:val="001F2D4C"/>
    <w:rsid w:val="001F54A8"/>
    <w:rsid w:val="001F61F7"/>
    <w:rsid w:val="00207CCE"/>
    <w:rsid w:val="0021197D"/>
    <w:rsid w:val="0021451F"/>
    <w:rsid w:val="00215FA9"/>
    <w:rsid w:val="002166F7"/>
    <w:rsid w:val="00225090"/>
    <w:rsid w:val="002255C7"/>
    <w:rsid w:val="00227930"/>
    <w:rsid w:val="002308D9"/>
    <w:rsid w:val="00231449"/>
    <w:rsid w:val="00236BA3"/>
    <w:rsid w:val="00236D53"/>
    <w:rsid w:val="002404C1"/>
    <w:rsid w:val="0024142D"/>
    <w:rsid w:val="00244021"/>
    <w:rsid w:val="0024467C"/>
    <w:rsid w:val="0024554A"/>
    <w:rsid w:val="00245CA8"/>
    <w:rsid w:val="0025568A"/>
    <w:rsid w:val="0026577C"/>
    <w:rsid w:val="00271619"/>
    <w:rsid w:val="0027268A"/>
    <w:rsid w:val="0027440B"/>
    <w:rsid w:val="00284189"/>
    <w:rsid w:val="0028460A"/>
    <w:rsid w:val="00284BA0"/>
    <w:rsid w:val="00285F6E"/>
    <w:rsid w:val="0028631F"/>
    <w:rsid w:val="0029077D"/>
    <w:rsid w:val="002908EA"/>
    <w:rsid w:val="002950A2"/>
    <w:rsid w:val="002A0ABC"/>
    <w:rsid w:val="002A0EF4"/>
    <w:rsid w:val="002A53D2"/>
    <w:rsid w:val="002B1BF2"/>
    <w:rsid w:val="002B5678"/>
    <w:rsid w:val="002B577A"/>
    <w:rsid w:val="002B5960"/>
    <w:rsid w:val="002B5E1E"/>
    <w:rsid w:val="002C0759"/>
    <w:rsid w:val="002C0C0D"/>
    <w:rsid w:val="002C63AE"/>
    <w:rsid w:val="002C6BB1"/>
    <w:rsid w:val="002C7777"/>
    <w:rsid w:val="002E5FC5"/>
    <w:rsid w:val="002E60DE"/>
    <w:rsid w:val="002E63C1"/>
    <w:rsid w:val="002E66D8"/>
    <w:rsid w:val="002E7877"/>
    <w:rsid w:val="002F030F"/>
    <w:rsid w:val="002F3428"/>
    <w:rsid w:val="002F6D0B"/>
    <w:rsid w:val="00300D28"/>
    <w:rsid w:val="003014A6"/>
    <w:rsid w:val="0030379B"/>
    <w:rsid w:val="003116D5"/>
    <w:rsid w:val="00314799"/>
    <w:rsid w:val="003179BE"/>
    <w:rsid w:val="003214E4"/>
    <w:rsid w:val="00321F77"/>
    <w:rsid w:val="003235F3"/>
    <w:rsid w:val="00323A05"/>
    <w:rsid w:val="00335D66"/>
    <w:rsid w:val="00335EE9"/>
    <w:rsid w:val="00337915"/>
    <w:rsid w:val="003434B0"/>
    <w:rsid w:val="00344410"/>
    <w:rsid w:val="003503F9"/>
    <w:rsid w:val="0035419B"/>
    <w:rsid w:val="00356B31"/>
    <w:rsid w:val="00356E9C"/>
    <w:rsid w:val="0035733C"/>
    <w:rsid w:val="00357539"/>
    <w:rsid w:val="00360F08"/>
    <w:rsid w:val="00361B12"/>
    <w:rsid w:val="00363F22"/>
    <w:rsid w:val="00367C1A"/>
    <w:rsid w:val="00367D99"/>
    <w:rsid w:val="003702C3"/>
    <w:rsid w:val="0037101B"/>
    <w:rsid w:val="003716F5"/>
    <w:rsid w:val="003724E6"/>
    <w:rsid w:val="00374162"/>
    <w:rsid w:val="00374430"/>
    <w:rsid w:val="0037642A"/>
    <w:rsid w:val="003776CF"/>
    <w:rsid w:val="00385D08"/>
    <w:rsid w:val="00395B3D"/>
    <w:rsid w:val="003A1734"/>
    <w:rsid w:val="003A420B"/>
    <w:rsid w:val="003A7401"/>
    <w:rsid w:val="003B04B6"/>
    <w:rsid w:val="003B0DD5"/>
    <w:rsid w:val="003B4513"/>
    <w:rsid w:val="003B4AC4"/>
    <w:rsid w:val="003B72A9"/>
    <w:rsid w:val="003C7A88"/>
    <w:rsid w:val="003D0565"/>
    <w:rsid w:val="003D7504"/>
    <w:rsid w:val="003D7698"/>
    <w:rsid w:val="003E22AC"/>
    <w:rsid w:val="003E2305"/>
    <w:rsid w:val="003E4068"/>
    <w:rsid w:val="003E6DA8"/>
    <w:rsid w:val="003F4F63"/>
    <w:rsid w:val="003F6B07"/>
    <w:rsid w:val="003F7A8C"/>
    <w:rsid w:val="004005DB"/>
    <w:rsid w:val="004023D0"/>
    <w:rsid w:val="004024C7"/>
    <w:rsid w:val="004037C2"/>
    <w:rsid w:val="00403CA1"/>
    <w:rsid w:val="00403EA9"/>
    <w:rsid w:val="00405DB7"/>
    <w:rsid w:val="0040797C"/>
    <w:rsid w:val="00410D69"/>
    <w:rsid w:val="0041304A"/>
    <w:rsid w:val="00414F7F"/>
    <w:rsid w:val="0041541E"/>
    <w:rsid w:val="00415B95"/>
    <w:rsid w:val="00417A6C"/>
    <w:rsid w:val="00421196"/>
    <w:rsid w:val="004236AF"/>
    <w:rsid w:val="00424C1B"/>
    <w:rsid w:val="0042654E"/>
    <w:rsid w:val="00427B63"/>
    <w:rsid w:val="00431A7F"/>
    <w:rsid w:val="00431B44"/>
    <w:rsid w:val="004346A3"/>
    <w:rsid w:val="00435BE4"/>
    <w:rsid w:val="00441E68"/>
    <w:rsid w:val="00442E80"/>
    <w:rsid w:val="004441FE"/>
    <w:rsid w:val="0044477C"/>
    <w:rsid w:val="0044619A"/>
    <w:rsid w:val="00450797"/>
    <w:rsid w:val="00454006"/>
    <w:rsid w:val="00460282"/>
    <w:rsid w:val="0046242A"/>
    <w:rsid w:val="0046576B"/>
    <w:rsid w:val="00467867"/>
    <w:rsid w:val="00467CCE"/>
    <w:rsid w:val="00470289"/>
    <w:rsid w:val="00486D62"/>
    <w:rsid w:val="004901D5"/>
    <w:rsid w:val="004943A7"/>
    <w:rsid w:val="004A0C37"/>
    <w:rsid w:val="004A1CBF"/>
    <w:rsid w:val="004A20F8"/>
    <w:rsid w:val="004A226A"/>
    <w:rsid w:val="004A2DC4"/>
    <w:rsid w:val="004A4F25"/>
    <w:rsid w:val="004A61BF"/>
    <w:rsid w:val="004A75EE"/>
    <w:rsid w:val="004B25BA"/>
    <w:rsid w:val="004B34E8"/>
    <w:rsid w:val="004B3593"/>
    <w:rsid w:val="004B77E5"/>
    <w:rsid w:val="004B77F2"/>
    <w:rsid w:val="004C1A69"/>
    <w:rsid w:val="004C2EB8"/>
    <w:rsid w:val="004C49F8"/>
    <w:rsid w:val="004C4ADC"/>
    <w:rsid w:val="004C6F29"/>
    <w:rsid w:val="004D628E"/>
    <w:rsid w:val="004E379C"/>
    <w:rsid w:val="004F4F4B"/>
    <w:rsid w:val="004F5F6D"/>
    <w:rsid w:val="00500468"/>
    <w:rsid w:val="00501C2F"/>
    <w:rsid w:val="005063D0"/>
    <w:rsid w:val="00512707"/>
    <w:rsid w:val="00515317"/>
    <w:rsid w:val="00515884"/>
    <w:rsid w:val="00515F10"/>
    <w:rsid w:val="00516C49"/>
    <w:rsid w:val="00516E3B"/>
    <w:rsid w:val="0052235B"/>
    <w:rsid w:val="005223DF"/>
    <w:rsid w:val="00524BF4"/>
    <w:rsid w:val="005265C2"/>
    <w:rsid w:val="005275E0"/>
    <w:rsid w:val="005327C4"/>
    <w:rsid w:val="005334EA"/>
    <w:rsid w:val="0053607B"/>
    <w:rsid w:val="005406B3"/>
    <w:rsid w:val="00543774"/>
    <w:rsid w:val="005467CE"/>
    <w:rsid w:val="00553941"/>
    <w:rsid w:val="005641CB"/>
    <w:rsid w:val="0056420A"/>
    <w:rsid w:val="005756FD"/>
    <w:rsid w:val="00575BFB"/>
    <w:rsid w:val="0058465E"/>
    <w:rsid w:val="00584697"/>
    <w:rsid w:val="005876CF"/>
    <w:rsid w:val="00594629"/>
    <w:rsid w:val="00594B2A"/>
    <w:rsid w:val="005A0F20"/>
    <w:rsid w:val="005A44A6"/>
    <w:rsid w:val="005A646B"/>
    <w:rsid w:val="005A732E"/>
    <w:rsid w:val="005A76AB"/>
    <w:rsid w:val="005B007D"/>
    <w:rsid w:val="005B0517"/>
    <w:rsid w:val="005B3C44"/>
    <w:rsid w:val="005C03E6"/>
    <w:rsid w:val="005C051D"/>
    <w:rsid w:val="005C2884"/>
    <w:rsid w:val="005C4BFA"/>
    <w:rsid w:val="005C56C3"/>
    <w:rsid w:val="005C6C59"/>
    <w:rsid w:val="005C7464"/>
    <w:rsid w:val="005D05F1"/>
    <w:rsid w:val="005D1F3A"/>
    <w:rsid w:val="005D5B17"/>
    <w:rsid w:val="005D756B"/>
    <w:rsid w:val="005E6F0C"/>
    <w:rsid w:val="005F2D52"/>
    <w:rsid w:val="005F6AF8"/>
    <w:rsid w:val="00602C7E"/>
    <w:rsid w:val="0060342A"/>
    <w:rsid w:val="00604BED"/>
    <w:rsid w:val="00606DDF"/>
    <w:rsid w:val="00611DC7"/>
    <w:rsid w:val="006129F5"/>
    <w:rsid w:val="00612CE6"/>
    <w:rsid w:val="00613078"/>
    <w:rsid w:val="006161D9"/>
    <w:rsid w:val="00616466"/>
    <w:rsid w:val="00616D15"/>
    <w:rsid w:val="00621939"/>
    <w:rsid w:val="006273E2"/>
    <w:rsid w:val="00630014"/>
    <w:rsid w:val="00630B74"/>
    <w:rsid w:val="0064051C"/>
    <w:rsid w:val="00642EB4"/>
    <w:rsid w:val="00643C54"/>
    <w:rsid w:val="006476E6"/>
    <w:rsid w:val="00651740"/>
    <w:rsid w:val="00651C31"/>
    <w:rsid w:val="006526BF"/>
    <w:rsid w:val="00652F2E"/>
    <w:rsid w:val="00653C08"/>
    <w:rsid w:val="00654035"/>
    <w:rsid w:val="00655F3A"/>
    <w:rsid w:val="00666B84"/>
    <w:rsid w:val="00670396"/>
    <w:rsid w:val="00671CF3"/>
    <w:rsid w:val="00683D17"/>
    <w:rsid w:val="00686325"/>
    <w:rsid w:val="00686CC0"/>
    <w:rsid w:val="00692EE4"/>
    <w:rsid w:val="00693129"/>
    <w:rsid w:val="00696D47"/>
    <w:rsid w:val="006A13A7"/>
    <w:rsid w:val="006A2742"/>
    <w:rsid w:val="006A4E75"/>
    <w:rsid w:val="006A6CAC"/>
    <w:rsid w:val="006B0221"/>
    <w:rsid w:val="006B27E5"/>
    <w:rsid w:val="006B5967"/>
    <w:rsid w:val="006B7239"/>
    <w:rsid w:val="006C12C5"/>
    <w:rsid w:val="006C2DC5"/>
    <w:rsid w:val="006C2DC9"/>
    <w:rsid w:val="006C349D"/>
    <w:rsid w:val="006C391C"/>
    <w:rsid w:val="006C6FE5"/>
    <w:rsid w:val="006D41D3"/>
    <w:rsid w:val="006D52C2"/>
    <w:rsid w:val="006F159A"/>
    <w:rsid w:val="006F327C"/>
    <w:rsid w:val="00700282"/>
    <w:rsid w:val="00700745"/>
    <w:rsid w:val="00705A3F"/>
    <w:rsid w:val="00705F20"/>
    <w:rsid w:val="00707522"/>
    <w:rsid w:val="00707630"/>
    <w:rsid w:val="0071224C"/>
    <w:rsid w:val="0071367E"/>
    <w:rsid w:val="007148A6"/>
    <w:rsid w:val="00716C8F"/>
    <w:rsid w:val="00716EC5"/>
    <w:rsid w:val="00723AC7"/>
    <w:rsid w:val="00725619"/>
    <w:rsid w:val="00727342"/>
    <w:rsid w:val="00730E44"/>
    <w:rsid w:val="0073553F"/>
    <w:rsid w:val="007418A0"/>
    <w:rsid w:val="00743B1B"/>
    <w:rsid w:val="0074773B"/>
    <w:rsid w:val="00750443"/>
    <w:rsid w:val="00753F50"/>
    <w:rsid w:val="00756488"/>
    <w:rsid w:val="00757280"/>
    <w:rsid w:val="0076057D"/>
    <w:rsid w:val="0076324F"/>
    <w:rsid w:val="00765B9A"/>
    <w:rsid w:val="00770862"/>
    <w:rsid w:val="00772A12"/>
    <w:rsid w:val="00776027"/>
    <w:rsid w:val="00777EF6"/>
    <w:rsid w:val="007810D4"/>
    <w:rsid w:val="0078375C"/>
    <w:rsid w:val="00783B91"/>
    <w:rsid w:val="00785D7C"/>
    <w:rsid w:val="007864B8"/>
    <w:rsid w:val="00793797"/>
    <w:rsid w:val="007940B2"/>
    <w:rsid w:val="00794DC6"/>
    <w:rsid w:val="00795495"/>
    <w:rsid w:val="007A12CF"/>
    <w:rsid w:val="007A6AAA"/>
    <w:rsid w:val="007B3AED"/>
    <w:rsid w:val="007B3F28"/>
    <w:rsid w:val="007B45FD"/>
    <w:rsid w:val="007B4F67"/>
    <w:rsid w:val="007B7570"/>
    <w:rsid w:val="007C12CC"/>
    <w:rsid w:val="007C2BC1"/>
    <w:rsid w:val="007C3C1B"/>
    <w:rsid w:val="007D0405"/>
    <w:rsid w:val="007D08F1"/>
    <w:rsid w:val="007D60E0"/>
    <w:rsid w:val="007D6C79"/>
    <w:rsid w:val="007E16BB"/>
    <w:rsid w:val="007E2DE7"/>
    <w:rsid w:val="007E310D"/>
    <w:rsid w:val="007E3AE8"/>
    <w:rsid w:val="007F1E74"/>
    <w:rsid w:val="007F20A0"/>
    <w:rsid w:val="007F2D4C"/>
    <w:rsid w:val="007F4E72"/>
    <w:rsid w:val="007F5A23"/>
    <w:rsid w:val="007F71E8"/>
    <w:rsid w:val="007F7B0A"/>
    <w:rsid w:val="00800836"/>
    <w:rsid w:val="00801669"/>
    <w:rsid w:val="00801E00"/>
    <w:rsid w:val="00803BDB"/>
    <w:rsid w:val="00805407"/>
    <w:rsid w:val="00806F03"/>
    <w:rsid w:val="0081042E"/>
    <w:rsid w:val="008132CB"/>
    <w:rsid w:val="0081362A"/>
    <w:rsid w:val="0081372A"/>
    <w:rsid w:val="00820496"/>
    <w:rsid w:val="00823868"/>
    <w:rsid w:val="00827CDA"/>
    <w:rsid w:val="00832A14"/>
    <w:rsid w:val="008341F6"/>
    <w:rsid w:val="00834895"/>
    <w:rsid w:val="0084011D"/>
    <w:rsid w:val="00840AEF"/>
    <w:rsid w:val="00840CE1"/>
    <w:rsid w:val="00840E13"/>
    <w:rsid w:val="008460F4"/>
    <w:rsid w:val="0085130E"/>
    <w:rsid w:val="008530C6"/>
    <w:rsid w:val="0085327E"/>
    <w:rsid w:val="008542C6"/>
    <w:rsid w:val="008609A8"/>
    <w:rsid w:val="00872427"/>
    <w:rsid w:val="008746F1"/>
    <w:rsid w:val="00877115"/>
    <w:rsid w:val="00883471"/>
    <w:rsid w:val="008851F3"/>
    <w:rsid w:val="0088561D"/>
    <w:rsid w:val="008910F7"/>
    <w:rsid w:val="0089553A"/>
    <w:rsid w:val="00895BA3"/>
    <w:rsid w:val="00896B32"/>
    <w:rsid w:val="008A0D25"/>
    <w:rsid w:val="008A3DC1"/>
    <w:rsid w:val="008B16AE"/>
    <w:rsid w:val="008B6F73"/>
    <w:rsid w:val="008C18EA"/>
    <w:rsid w:val="008C1B1E"/>
    <w:rsid w:val="008C1EA4"/>
    <w:rsid w:val="008C34DD"/>
    <w:rsid w:val="008C4030"/>
    <w:rsid w:val="008C5DE4"/>
    <w:rsid w:val="008D120E"/>
    <w:rsid w:val="008D1991"/>
    <w:rsid w:val="008D2311"/>
    <w:rsid w:val="008D5B5B"/>
    <w:rsid w:val="008D5FFE"/>
    <w:rsid w:val="008D63B9"/>
    <w:rsid w:val="008E0659"/>
    <w:rsid w:val="008E121D"/>
    <w:rsid w:val="008E1941"/>
    <w:rsid w:val="008E5698"/>
    <w:rsid w:val="008E56B1"/>
    <w:rsid w:val="008F043C"/>
    <w:rsid w:val="008F1486"/>
    <w:rsid w:val="008F3843"/>
    <w:rsid w:val="008F53C6"/>
    <w:rsid w:val="008F5EBD"/>
    <w:rsid w:val="008F6FC5"/>
    <w:rsid w:val="00900537"/>
    <w:rsid w:val="009015FC"/>
    <w:rsid w:val="00907219"/>
    <w:rsid w:val="00913514"/>
    <w:rsid w:val="00916C17"/>
    <w:rsid w:val="00920CF7"/>
    <w:rsid w:val="009220CF"/>
    <w:rsid w:val="00923CDE"/>
    <w:rsid w:val="00924384"/>
    <w:rsid w:val="00927858"/>
    <w:rsid w:val="00931611"/>
    <w:rsid w:val="00931C24"/>
    <w:rsid w:val="009325EB"/>
    <w:rsid w:val="00932909"/>
    <w:rsid w:val="009358F8"/>
    <w:rsid w:val="00935F5E"/>
    <w:rsid w:val="00941552"/>
    <w:rsid w:val="00941BC7"/>
    <w:rsid w:val="00943647"/>
    <w:rsid w:val="00945E52"/>
    <w:rsid w:val="00950873"/>
    <w:rsid w:val="009527AD"/>
    <w:rsid w:val="009537A0"/>
    <w:rsid w:val="0095554A"/>
    <w:rsid w:val="009569AA"/>
    <w:rsid w:val="00960531"/>
    <w:rsid w:val="0096444E"/>
    <w:rsid w:val="00964A7F"/>
    <w:rsid w:val="00966D25"/>
    <w:rsid w:val="00967877"/>
    <w:rsid w:val="00971389"/>
    <w:rsid w:val="00971AAA"/>
    <w:rsid w:val="00972CB0"/>
    <w:rsid w:val="00977290"/>
    <w:rsid w:val="00980F7B"/>
    <w:rsid w:val="00991D7D"/>
    <w:rsid w:val="0099540A"/>
    <w:rsid w:val="00996655"/>
    <w:rsid w:val="009975AE"/>
    <w:rsid w:val="009A1DBB"/>
    <w:rsid w:val="009A49D9"/>
    <w:rsid w:val="009A6FC9"/>
    <w:rsid w:val="009B09E3"/>
    <w:rsid w:val="009B2CF2"/>
    <w:rsid w:val="009B3404"/>
    <w:rsid w:val="009B602C"/>
    <w:rsid w:val="009C17D5"/>
    <w:rsid w:val="009C5989"/>
    <w:rsid w:val="009C5ACD"/>
    <w:rsid w:val="009D1496"/>
    <w:rsid w:val="009D555B"/>
    <w:rsid w:val="009D6A31"/>
    <w:rsid w:val="009E5B34"/>
    <w:rsid w:val="009F34AA"/>
    <w:rsid w:val="009F3C4C"/>
    <w:rsid w:val="009F6633"/>
    <w:rsid w:val="00A0079D"/>
    <w:rsid w:val="00A10039"/>
    <w:rsid w:val="00A1167D"/>
    <w:rsid w:val="00A11F5A"/>
    <w:rsid w:val="00A1499D"/>
    <w:rsid w:val="00A16B73"/>
    <w:rsid w:val="00A25725"/>
    <w:rsid w:val="00A334E3"/>
    <w:rsid w:val="00A434D9"/>
    <w:rsid w:val="00A450FD"/>
    <w:rsid w:val="00A52F12"/>
    <w:rsid w:val="00A550A6"/>
    <w:rsid w:val="00A57E2C"/>
    <w:rsid w:val="00A627BD"/>
    <w:rsid w:val="00A661A9"/>
    <w:rsid w:val="00A70F84"/>
    <w:rsid w:val="00A71F31"/>
    <w:rsid w:val="00A756E8"/>
    <w:rsid w:val="00A8178F"/>
    <w:rsid w:val="00A829A4"/>
    <w:rsid w:val="00A8331C"/>
    <w:rsid w:val="00A845BE"/>
    <w:rsid w:val="00A84808"/>
    <w:rsid w:val="00A84CF1"/>
    <w:rsid w:val="00A87670"/>
    <w:rsid w:val="00A95104"/>
    <w:rsid w:val="00AA05C0"/>
    <w:rsid w:val="00AA46A4"/>
    <w:rsid w:val="00AA552A"/>
    <w:rsid w:val="00AB4325"/>
    <w:rsid w:val="00AB5435"/>
    <w:rsid w:val="00AC1A09"/>
    <w:rsid w:val="00AC3657"/>
    <w:rsid w:val="00AC4956"/>
    <w:rsid w:val="00AC7468"/>
    <w:rsid w:val="00AC7A40"/>
    <w:rsid w:val="00AD1EA8"/>
    <w:rsid w:val="00AD1F49"/>
    <w:rsid w:val="00AD2CA9"/>
    <w:rsid w:val="00AD3EA0"/>
    <w:rsid w:val="00AD6925"/>
    <w:rsid w:val="00AD69EA"/>
    <w:rsid w:val="00AE2316"/>
    <w:rsid w:val="00AE2C56"/>
    <w:rsid w:val="00AE3306"/>
    <w:rsid w:val="00AE3D5B"/>
    <w:rsid w:val="00AE3E58"/>
    <w:rsid w:val="00AE554D"/>
    <w:rsid w:val="00AE754A"/>
    <w:rsid w:val="00AF0EEB"/>
    <w:rsid w:val="00AF0FF7"/>
    <w:rsid w:val="00AF102A"/>
    <w:rsid w:val="00AF22ED"/>
    <w:rsid w:val="00AF26CB"/>
    <w:rsid w:val="00AF4E82"/>
    <w:rsid w:val="00B013BF"/>
    <w:rsid w:val="00B03BFB"/>
    <w:rsid w:val="00B07EDD"/>
    <w:rsid w:val="00B123D2"/>
    <w:rsid w:val="00B17EA1"/>
    <w:rsid w:val="00B20504"/>
    <w:rsid w:val="00B2299B"/>
    <w:rsid w:val="00B27441"/>
    <w:rsid w:val="00B2765D"/>
    <w:rsid w:val="00B340FC"/>
    <w:rsid w:val="00B34F5D"/>
    <w:rsid w:val="00B369CC"/>
    <w:rsid w:val="00B36B27"/>
    <w:rsid w:val="00B41C78"/>
    <w:rsid w:val="00B46F5A"/>
    <w:rsid w:val="00B50623"/>
    <w:rsid w:val="00B51350"/>
    <w:rsid w:val="00B52915"/>
    <w:rsid w:val="00B531B1"/>
    <w:rsid w:val="00B578E4"/>
    <w:rsid w:val="00B57DCE"/>
    <w:rsid w:val="00B57E46"/>
    <w:rsid w:val="00B6190A"/>
    <w:rsid w:val="00B70030"/>
    <w:rsid w:val="00B72D19"/>
    <w:rsid w:val="00B766C1"/>
    <w:rsid w:val="00B8276E"/>
    <w:rsid w:val="00B83C6F"/>
    <w:rsid w:val="00B849AE"/>
    <w:rsid w:val="00B86AA4"/>
    <w:rsid w:val="00B87382"/>
    <w:rsid w:val="00B90938"/>
    <w:rsid w:val="00B91C46"/>
    <w:rsid w:val="00B91FE3"/>
    <w:rsid w:val="00B97E39"/>
    <w:rsid w:val="00BA0785"/>
    <w:rsid w:val="00BA7954"/>
    <w:rsid w:val="00BA7DC9"/>
    <w:rsid w:val="00BB22DF"/>
    <w:rsid w:val="00BB2648"/>
    <w:rsid w:val="00BB264B"/>
    <w:rsid w:val="00BB2DF5"/>
    <w:rsid w:val="00BB6E95"/>
    <w:rsid w:val="00BC08E9"/>
    <w:rsid w:val="00BC1BB0"/>
    <w:rsid w:val="00BC2F08"/>
    <w:rsid w:val="00BC37A4"/>
    <w:rsid w:val="00BC4CAB"/>
    <w:rsid w:val="00BC4F58"/>
    <w:rsid w:val="00BC578D"/>
    <w:rsid w:val="00BD13DE"/>
    <w:rsid w:val="00BD5BD5"/>
    <w:rsid w:val="00BD6D37"/>
    <w:rsid w:val="00BD7282"/>
    <w:rsid w:val="00BE74D0"/>
    <w:rsid w:val="00BF173C"/>
    <w:rsid w:val="00BF1B11"/>
    <w:rsid w:val="00BF28A3"/>
    <w:rsid w:val="00BF7E1E"/>
    <w:rsid w:val="00C024D6"/>
    <w:rsid w:val="00C02FDD"/>
    <w:rsid w:val="00C06160"/>
    <w:rsid w:val="00C10AB3"/>
    <w:rsid w:val="00C216DE"/>
    <w:rsid w:val="00C23D2A"/>
    <w:rsid w:val="00C26902"/>
    <w:rsid w:val="00C271E0"/>
    <w:rsid w:val="00C37939"/>
    <w:rsid w:val="00C40383"/>
    <w:rsid w:val="00C4209E"/>
    <w:rsid w:val="00C4295D"/>
    <w:rsid w:val="00C42AE9"/>
    <w:rsid w:val="00C4409F"/>
    <w:rsid w:val="00C46A21"/>
    <w:rsid w:val="00C50617"/>
    <w:rsid w:val="00C54584"/>
    <w:rsid w:val="00C568FD"/>
    <w:rsid w:val="00C56A10"/>
    <w:rsid w:val="00C572CB"/>
    <w:rsid w:val="00C627E5"/>
    <w:rsid w:val="00C63607"/>
    <w:rsid w:val="00C637CC"/>
    <w:rsid w:val="00C63FB9"/>
    <w:rsid w:val="00C672C7"/>
    <w:rsid w:val="00C70C91"/>
    <w:rsid w:val="00C71495"/>
    <w:rsid w:val="00C717AF"/>
    <w:rsid w:val="00C73265"/>
    <w:rsid w:val="00C8374A"/>
    <w:rsid w:val="00C840EB"/>
    <w:rsid w:val="00C844BB"/>
    <w:rsid w:val="00C85CF6"/>
    <w:rsid w:val="00C93626"/>
    <w:rsid w:val="00C93D84"/>
    <w:rsid w:val="00C93F6E"/>
    <w:rsid w:val="00CA3BAF"/>
    <w:rsid w:val="00CA7AD0"/>
    <w:rsid w:val="00CB05C3"/>
    <w:rsid w:val="00CB073F"/>
    <w:rsid w:val="00CB14E3"/>
    <w:rsid w:val="00CB3465"/>
    <w:rsid w:val="00CC0519"/>
    <w:rsid w:val="00CC09B2"/>
    <w:rsid w:val="00CC0EAC"/>
    <w:rsid w:val="00CC2299"/>
    <w:rsid w:val="00CC30AE"/>
    <w:rsid w:val="00CD0F86"/>
    <w:rsid w:val="00CD27AD"/>
    <w:rsid w:val="00CD4103"/>
    <w:rsid w:val="00CD45DC"/>
    <w:rsid w:val="00CD5A0F"/>
    <w:rsid w:val="00CE7CCB"/>
    <w:rsid w:val="00CF08C1"/>
    <w:rsid w:val="00CF0B9D"/>
    <w:rsid w:val="00CF6A03"/>
    <w:rsid w:val="00CF6FFF"/>
    <w:rsid w:val="00D004DA"/>
    <w:rsid w:val="00D123F5"/>
    <w:rsid w:val="00D2123F"/>
    <w:rsid w:val="00D2142E"/>
    <w:rsid w:val="00D21A8E"/>
    <w:rsid w:val="00D30D61"/>
    <w:rsid w:val="00D326A3"/>
    <w:rsid w:val="00D35496"/>
    <w:rsid w:val="00D3598F"/>
    <w:rsid w:val="00D40614"/>
    <w:rsid w:val="00D44F5C"/>
    <w:rsid w:val="00D46D8D"/>
    <w:rsid w:val="00D50368"/>
    <w:rsid w:val="00D50CC6"/>
    <w:rsid w:val="00D55094"/>
    <w:rsid w:val="00D5660F"/>
    <w:rsid w:val="00D57F00"/>
    <w:rsid w:val="00D60A23"/>
    <w:rsid w:val="00D6105B"/>
    <w:rsid w:val="00D65DBF"/>
    <w:rsid w:val="00D6662B"/>
    <w:rsid w:val="00D73B01"/>
    <w:rsid w:val="00D76FFB"/>
    <w:rsid w:val="00D81646"/>
    <w:rsid w:val="00D81F0D"/>
    <w:rsid w:val="00D8730E"/>
    <w:rsid w:val="00D9130D"/>
    <w:rsid w:val="00D91A21"/>
    <w:rsid w:val="00D9360F"/>
    <w:rsid w:val="00D944B7"/>
    <w:rsid w:val="00D94524"/>
    <w:rsid w:val="00D94DC1"/>
    <w:rsid w:val="00D95401"/>
    <w:rsid w:val="00D95EC6"/>
    <w:rsid w:val="00D97107"/>
    <w:rsid w:val="00D97268"/>
    <w:rsid w:val="00D9768D"/>
    <w:rsid w:val="00DA5CB4"/>
    <w:rsid w:val="00DB3C39"/>
    <w:rsid w:val="00DB5B11"/>
    <w:rsid w:val="00DB766D"/>
    <w:rsid w:val="00DB7A69"/>
    <w:rsid w:val="00DD0330"/>
    <w:rsid w:val="00DD3A45"/>
    <w:rsid w:val="00DD3C48"/>
    <w:rsid w:val="00DD47A3"/>
    <w:rsid w:val="00DE1D71"/>
    <w:rsid w:val="00DE3137"/>
    <w:rsid w:val="00DF397C"/>
    <w:rsid w:val="00E0028E"/>
    <w:rsid w:val="00E02970"/>
    <w:rsid w:val="00E02D98"/>
    <w:rsid w:val="00E032A3"/>
    <w:rsid w:val="00E067C4"/>
    <w:rsid w:val="00E1508E"/>
    <w:rsid w:val="00E15FF6"/>
    <w:rsid w:val="00E20AFB"/>
    <w:rsid w:val="00E24DF3"/>
    <w:rsid w:val="00E3071E"/>
    <w:rsid w:val="00E32624"/>
    <w:rsid w:val="00E33B9A"/>
    <w:rsid w:val="00E40081"/>
    <w:rsid w:val="00E4411A"/>
    <w:rsid w:val="00E44B00"/>
    <w:rsid w:val="00E45EAC"/>
    <w:rsid w:val="00E46877"/>
    <w:rsid w:val="00E50A9D"/>
    <w:rsid w:val="00E54822"/>
    <w:rsid w:val="00E55D91"/>
    <w:rsid w:val="00E5674B"/>
    <w:rsid w:val="00E5775C"/>
    <w:rsid w:val="00E62AD5"/>
    <w:rsid w:val="00E62EB8"/>
    <w:rsid w:val="00E6763A"/>
    <w:rsid w:val="00E71936"/>
    <w:rsid w:val="00E71D14"/>
    <w:rsid w:val="00E75FFE"/>
    <w:rsid w:val="00E76A0A"/>
    <w:rsid w:val="00E8172E"/>
    <w:rsid w:val="00E81B8E"/>
    <w:rsid w:val="00E8220D"/>
    <w:rsid w:val="00E83E4B"/>
    <w:rsid w:val="00E86AAF"/>
    <w:rsid w:val="00E91415"/>
    <w:rsid w:val="00E920F7"/>
    <w:rsid w:val="00E92ECB"/>
    <w:rsid w:val="00E931AB"/>
    <w:rsid w:val="00E93B40"/>
    <w:rsid w:val="00E956C5"/>
    <w:rsid w:val="00EA00D2"/>
    <w:rsid w:val="00EA095C"/>
    <w:rsid w:val="00EA10F6"/>
    <w:rsid w:val="00EA6E9D"/>
    <w:rsid w:val="00EB08CB"/>
    <w:rsid w:val="00EB2813"/>
    <w:rsid w:val="00EB42E9"/>
    <w:rsid w:val="00EB4644"/>
    <w:rsid w:val="00EB53B1"/>
    <w:rsid w:val="00EB69BF"/>
    <w:rsid w:val="00EC0AF0"/>
    <w:rsid w:val="00EC17A7"/>
    <w:rsid w:val="00EC34CF"/>
    <w:rsid w:val="00ED1B3F"/>
    <w:rsid w:val="00ED3034"/>
    <w:rsid w:val="00ED3238"/>
    <w:rsid w:val="00ED342F"/>
    <w:rsid w:val="00ED5B23"/>
    <w:rsid w:val="00ED6B8D"/>
    <w:rsid w:val="00EE62E8"/>
    <w:rsid w:val="00EF0363"/>
    <w:rsid w:val="00EF0D2F"/>
    <w:rsid w:val="00EF7AB0"/>
    <w:rsid w:val="00F0316F"/>
    <w:rsid w:val="00F031A2"/>
    <w:rsid w:val="00F04D46"/>
    <w:rsid w:val="00F04E35"/>
    <w:rsid w:val="00F1179A"/>
    <w:rsid w:val="00F1180C"/>
    <w:rsid w:val="00F11F0C"/>
    <w:rsid w:val="00F11F8A"/>
    <w:rsid w:val="00F149F7"/>
    <w:rsid w:val="00F24B8E"/>
    <w:rsid w:val="00F31FEA"/>
    <w:rsid w:val="00F328F2"/>
    <w:rsid w:val="00F32D6D"/>
    <w:rsid w:val="00F32EBE"/>
    <w:rsid w:val="00F42231"/>
    <w:rsid w:val="00F459DF"/>
    <w:rsid w:val="00F4633A"/>
    <w:rsid w:val="00F47B98"/>
    <w:rsid w:val="00F664D9"/>
    <w:rsid w:val="00F66A20"/>
    <w:rsid w:val="00F67E9E"/>
    <w:rsid w:val="00F7651C"/>
    <w:rsid w:val="00F777D4"/>
    <w:rsid w:val="00F77CB7"/>
    <w:rsid w:val="00F8124F"/>
    <w:rsid w:val="00F827A0"/>
    <w:rsid w:val="00F85F52"/>
    <w:rsid w:val="00F86ECD"/>
    <w:rsid w:val="00F90853"/>
    <w:rsid w:val="00F90FC9"/>
    <w:rsid w:val="00F91615"/>
    <w:rsid w:val="00FA0D78"/>
    <w:rsid w:val="00FA28A2"/>
    <w:rsid w:val="00FA6E5C"/>
    <w:rsid w:val="00FB2B78"/>
    <w:rsid w:val="00FB368A"/>
    <w:rsid w:val="00FB39A8"/>
    <w:rsid w:val="00FB45FB"/>
    <w:rsid w:val="00FB4C99"/>
    <w:rsid w:val="00FB55F3"/>
    <w:rsid w:val="00FC33D0"/>
    <w:rsid w:val="00FC6B3E"/>
    <w:rsid w:val="00FD0779"/>
    <w:rsid w:val="00FD4069"/>
    <w:rsid w:val="00FD7262"/>
    <w:rsid w:val="00FE15C2"/>
    <w:rsid w:val="00FE1838"/>
    <w:rsid w:val="00FE1D34"/>
    <w:rsid w:val="00FE6545"/>
    <w:rsid w:val="00FE6BBA"/>
    <w:rsid w:val="00FE70A0"/>
    <w:rsid w:val="00FF266C"/>
    <w:rsid w:val="00FF415E"/>
    <w:rsid w:val="00FF4165"/>
    <w:rsid w:val="00FF793C"/>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D6D360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7698"/>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3D7698"/>
    <w:pPr>
      <w:keepNext/>
      <w:keepLines/>
      <w:numPr>
        <w:numId w:val="1"/>
      </w:numPr>
      <w:spacing w:after="0"/>
      <w:outlineLvl w:val="0"/>
    </w:pPr>
    <w:rPr>
      <w:rFonts w:eastAsiaTheme="majorEastAsia" w:cstheme="majorBidi"/>
      <w:b/>
      <w:bCs/>
      <w:sz w:val="25"/>
      <w:szCs w:val="28"/>
    </w:rPr>
  </w:style>
  <w:style w:type="paragraph" w:styleId="Heading2">
    <w:name w:val="heading 2"/>
    <w:basedOn w:val="Normal"/>
    <w:next w:val="Normal"/>
    <w:link w:val="Heading2Char"/>
    <w:uiPriority w:val="9"/>
    <w:unhideWhenUsed/>
    <w:qFormat/>
    <w:rsid w:val="003D7698"/>
    <w:pPr>
      <w:keepNext/>
      <w:keepLines/>
      <w:numPr>
        <w:ilvl w:val="1"/>
        <w:numId w:val="1"/>
      </w:numPr>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3D7698"/>
    <w:pPr>
      <w:keepNext/>
      <w:keepLines/>
      <w:numPr>
        <w:ilvl w:val="2"/>
        <w:numId w:val="1"/>
      </w:numPr>
      <w:spacing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3D7698"/>
    <w:pPr>
      <w:keepNext/>
      <w:keepLines/>
      <w:numPr>
        <w:ilvl w:val="3"/>
        <w:numId w:val="1"/>
      </w:numPr>
      <w:spacing w:before="40" w:after="0"/>
      <w:ind w:left="0" w:firstLine="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3D7698"/>
    <w:pPr>
      <w:keepNext/>
      <w:keepLines/>
      <w:spacing w:before="60" w:after="0"/>
      <w:outlineLvl w:val="4"/>
    </w:pPr>
    <w:rPr>
      <w:rFonts w:eastAsiaTheme="majorEastAsia" w:cstheme="majorBidi"/>
      <w:b/>
    </w:rPr>
  </w:style>
  <w:style w:type="paragraph" w:styleId="Heading6">
    <w:name w:val="heading 6"/>
    <w:aliases w:val="MYHeading5"/>
    <w:basedOn w:val="Normal"/>
    <w:next w:val="Normal"/>
    <w:link w:val="Heading6Char"/>
    <w:uiPriority w:val="9"/>
    <w:unhideWhenUsed/>
    <w:qFormat/>
    <w:rsid w:val="003D769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769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769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D769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698"/>
    <w:rPr>
      <w:rFonts w:ascii="Arial" w:eastAsiaTheme="majorEastAsia" w:hAnsi="Arial" w:cstheme="majorBidi"/>
      <w:b/>
      <w:bCs/>
      <w:sz w:val="25"/>
      <w:szCs w:val="28"/>
      <w:lang w:val="en-US"/>
    </w:rPr>
  </w:style>
  <w:style w:type="character" w:customStyle="1" w:styleId="Heading2Char">
    <w:name w:val="Heading 2 Char"/>
    <w:basedOn w:val="DefaultParagraphFont"/>
    <w:link w:val="Heading2"/>
    <w:uiPriority w:val="9"/>
    <w:rsid w:val="003D7698"/>
    <w:rPr>
      <w:rFonts w:ascii="Arial" w:eastAsiaTheme="majorEastAsia" w:hAnsi="Arial" w:cstheme="majorBidi"/>
      <w:b/>
      <w:bCs/>
      <w:sz w:val="22"/>
      <w:szCs w:val="26"/>
      <w:lang w:val="en-US"/>
    </w:rPr>
  </w:style>
  <w:style w:type="character" w:styleId="Hyperlink">
    <w:name w:val="Hyperlink"/>
    <w:basedOn w:val="DefaultParagraphFont"/>
    <w:uiPriority w:val="99"/>
    <w:unhideWhenUsed/>
    <w:rsid w:val="00896B32"/>
    <w:rPr>
      <w:color w:val="0000FF" w:themeColor="hyperlink"/>
      <w:u w:val="single"/>
    </w:rPr>
  </w:style>
  <w:style w:type="character" w:customStyle="1" w:styleId="Heading3Char">
    <w:name w:val="Heading 3 Char"/>
    <w:basedOn w:val="DefaultParagraphFont"/>
    <w:link w:val="Heading3"/>
    <w:uiPriority w:val="9"/>
    <w:rsid w:val="003D7698"/>
    <w:rPr>
      <w:rFonts w:ascii="Arial" w:eastAsiaTheme="majorEastAsia" w:hAnsi="Arial" w:cstheme="majorBidi"/>
      <w:b/>
      <w:bCs/>
      <w:sz w:val="22"/>
      <w:szCs w:val="22"/>
      <w:lang w:val="en-US"/>
    </w:rPr>
  </w:style>
  <w:style w:type="character" w:customStyle="1" w:styleId="Heading4Char">
    <w:name w:val="Heading 4 Char"/>
    <w:basedOn w:val="DefaultParagraphFont"/>
    <w:link w:val="Heading4"/>
    <w:uiPriority w:val="9"/>
    <w:rsid w:val="003D7698"/>
    <w:rPr>
      <w:rFonts w:ascii="Arial" w:eastAsiaTheme="majorEastAsia" w:hAnsi="Arial" w:cstheme="majorBidi"/>
      <w:b/>
      <w:bCs/>
      <w:i/>
      <w:iCs/>
      <w:sz w:val="22"/>
      <w:szCs w:val="22"/>
      <w:lang w:val="en-US"/>
    </w:rPr>
  </w:style>
  <w:style w:type="character" w:customStyle="1" w:styleId="Heading5Char">
    <w:name w:val="Heading 5 Char"/>
    <w:basedOn w:val="DefaultParagraphFont"/>
    <w:link w:val="Heading5"/>
    <w:uiPriority w:val="9"/>
    <w:rsid w:val="003D7698"/>
    <w:rPr>
      <w:rFonts w:ascii="Arial" w:eastAsiaTheme="majorEastAsia" w:hAnsi="Arial" w:cstheme="majorBidi"/>
      <w:b/>
      <w:sz w:val="22"/>
      <w:szCs w:val="22"/>
      <w:lang w:val="en-US"/>
    </w:rPr>
  </w:style>
  <w:style w:type="character" w:customStyle="1" w:styleId="Heading6Char">
    <w:name w:val="Heading 6 Char"/>
    <w:aliases w:val="MYHeading5 Char"/>
    <w:basedOn w:val="DefaultParagraphFont"/>
    <w:link w:val="Heading6"/>
    <w:uiPriority w:val="9"/>
    <w:rsid w:val="003D7698"/>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3D7698"/>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3D7698"/>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3D769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semiHidden/>
    <w:unhideWhenUsed/>
    <w:rsid w:val="003D7698"/>
    <w:pPr>
      <w:tabs>
        <w:tab w:val="center" w:pos="4680"/>
        <w:tab w:val="right" w:pos="9360"/>
      </w:tabs>
      <w:spacing w:after="0"/>
    </w:pPr>
  </w:style>
  <w:style w:type="character" w:customStyle="1" w:styleId="HeaderChar">
    <w:name w:val="Header Char"/>
    <w:basedOn w:val="DefaultParagraphFont"/>
    <w:link w:val="Header"/>
    <w:uiPriority w:val="99"/>
    <w:semiHidden/>
    <w:rsid w:val="003D7698"/>
    <w:rPr>
      <w:rFonts w:ascii="Arial" w:eastAsiaTheme="minorHAnsi" w:hAnsi="Arial"/>
      <w:sz w:val="22"/>
      <w:szCs w:val="22"/>
      <w:lang w:val="en-US"/>
    </w:rPr>
  </w:style>
  <w:style w:type="paragraph" w:styleId="Footer">
    <w:name w:val="footer"/>
    <w:basedOn w:val="Normal"/>
    <w:link w:val="FooterChar"/>
    <w:uiPriority w:val="99"/>
    <w:unhideWhenUsed/>
    <w:rsid w:val="003D7698"/>
    <w:pPr>
      <w:tabs>
        <w:tab w:val="center" w:pos="4680"/>
        <w:tab w:val="right" w:pos="9360"/>
      </w:tabs>
      <w:spacing w:after="0"/>
    </w:pPr>
  </w:style>
  <w:style w:type="character" w:customStyle="1" w:styleId="FooterChar">
    <w:name w:val="Footer Char"/>
    <w:basedOn w:val="DefaultParagraphFont"/>
    <w:link w:val="Footer"/>
    <w:uiPriority w:val="99"/>
    <w:rsid w:val="003D7698"/>
    <w:rPr>
      <w:rFonts w:ascii="Arial" w:eastAsiaTheme="minorHAnsi" w:hAnsi="Arial"/>
      <w:sz w:val="22"/>
      <w:szCs w:val="22"/>
      <w:lang w:val="en-US"/>
    </w:rPr>
  </w:style>
  <w:style w:type="paragraph" w:styleId="ListParagraph">
    <w:name w:val="List Paragraph"/>
    <w:basedOn w:val="Normal"/>
    <w:uiPriority w:val="34"/>
    <w:qFormat/>
    <w:rsid w:val="003D7698"/>
    <w:pPr>
      <w:ind w:left="720"/>
      <w:contextualSpacing/>
    </w:pPr>
  </w:style>
  <w:style w:type="paragraph" w:styleId="Title">
    <w:name w:val="Title"/>
    <w:basedOn w:val="Normal"/>
    <w:next w:val="Normal"/>
    <w:link w:val="TitleChar"/>
    <w:uiPriority w:val="10"/>
    <w:qFormat/>
    <w:rsid w:val="003D7698"/>
    <w:pPr>
      <w:spacing w:after="160"/>
      <w:contextualSpacing/>
      <w:jc w:val="center"/>
    </w:pPr>
    <w:rPr>
      <w:rFonts w:eastAsiaTheme="majorEastAsia" w:cstheme="majorBidi"/>
      <w:b/>
      <w:sz w:val="28"/>
      <w:szCs w:val="52"/>
    </w:rPr>
  </w:style>
  <w:style w:type="character" w:customStyle="1" w:styleId="TitleChar">
    <w:name w:val="Title Char"/>
    <w:basedOn w:val="DefaultParagraphFont"/>
    <w:link w:val="Title"/>
    <w:uiPriority w:val="10"/>
    <w:rsid w:val="003D7698"/>
    <w:rPr>
      <w:rFonts w:ascii="Arial" w:eastAsiaTheme="majorEastAsia" w:hAnsi="Arial" w:cstheme="majorBidi"/>
      <w:b/>
      <w:sz w:val="28"/>
      <w:szCs w:val="52"/>
      <w:lang w:val="en-US"/>
    </w:rPr>
  </w:style>
  <w:style w:type="paragraph" w:styleId="Subtitle">
    <w:name w:val="Subtitle"/>
    <w:basedOn w:val="Normal"/>
    <w:next w:val="Normal"/>
    <w:link w:val="SubtitleChar"/>
    <w:uiPriority w:val="11"/>
    <w:qFormat/>
    <w:rsid w:val="003D7698"/>
    <w:pPr>
      <w:numPr>
        <w:ilvl w:val="1"/>
      </w:numPr>
      <w:spacing w:after="240"/>
      <w:jc w:val="center"/>
    </w:pPr>
    <w:rPr>
      <w:rFonts w:eastAsiaTheme="majorEastAsia" w:cstheme="majorBidi"/>
      <w:iCs/>
      <w:szCs w:val="24"/>
    </w:rPr>
  </w:style>
  <w:style w:type="character" w:customStyle="1" w:styleId="SubtitleChar">
    <w:name w:val="Subtitle Char"/>
    <w:basedOn w:val="DefaultParagraphFont"/>
    <w:link w:val="Subtitle"/>
    <w:uiPriority w:val="11"/>
    <w:rsid w:val="003D7698"/>
    <w:rPr>
      <w:rFonts w:ascii="Arial" w:eastAsiaTheme="majorEastAsia" w:hAnsi="Arial" w:cstheme="majorBidi"/>
      <w:iCs/>
      <w:sz w:val="22"/>
      <w:lang w:val="en-US"/>
    </w:rPr>
  </w:style>
  <w:style w:type="character" w:styleId="CommentReference">
    <w:name w:val="annotation reference"/>
    <w:basedOn w:val="DefaultParagraphFont"/>
    <w:uiPriority w:val="99"/>
    <w:semiHidden/>
    <w:unhideWhenUsed/>
    <w:rsid w:val="003D7698"/>
    <w:rPr>
      <w:sz w:val="16"/>
      <w:szCs w:val="16"/>
    </w:rPr>
  </w:style>
  <w:style w:type="paragraph" w:styleId="CommentText">
    <w:name w:val="annotation text"/>
    <w:basedOn w:val="Normal"/>
    <w:link w:val="CommentTextChar"/>
    <w:uiPriority w:val="99"/>
    <w:semiHidden/>
    <w:unhideWhenUsed/>
    <w:rsid w:val="003D7698"/>
    <w:rPr>
      <w:sz w:val="20"/>
      <w:szCs w:val="20"/>
    </w:rPr>
  </w:style>
  <w:style w:type="character" w:customStyle="1" w:styleId="CommentTextChar">
    <w:name w:val="Comment Text Char"/>
    <w:basedOn w:val="DefaultParagraphFont"/>
    <w:link w:val="CommentText"/>
    <w:uiPriority w:val="99"/>
    <w:semiHidden/>
    <w:rsid w:val="003D7698"/>
    <w:rPr>
      <w:rFonts w:ascii="Arial" w:eastAsiaTheme="minorHAnsi" w:hAnsi="Arial"/>
      <w:sz w:val="20"/>
      <w:szCs w:val="20"/>
      <w:lang w:val="en-US"/>
    </w:rPr>
  </w:style>
  <w:style w:type="paragraph" w:styleId="CommentSubject">
    <w:name w:val="annotation subject"/>
    <w:basedOn w:val="CommentText"/>
    <w:next w:val="CommentText"/>
    <w:link w:val="CommentSubjectChar"/>
    <w:uiPriority w:val="99"/>
    <w:semiHidden/>
    <w:unhideWhenUsed/>
    <w:rsid w:val="003D7698"/>
    <w:rPr>
      <w:b/>
      <w:bCs/>
    </w:rPr>
  </w:style>
  <w:style w:type="character" w:customStyle="1" w:styleId="CommentSubjectChar">
    <w:name w:val="Comment Subject Char"/>
    <w:basedOn w:val="CommentTextChar"/>
    <w:link w:val="CommentSubject"/>
    <w:uiPriority w:val="99"/>
    <w:semiHidden/>
    <w:rsid w:val="003D7698"/>
    <w:rPr>
      <w:rFonts w:ascii="Arial" w:eastAsiaTheme="minorHAnsi" w:hAnsi="Arial"/>
      <w:b/>
      <w:bCs/>
      <w:sz w:val="20"/>
      <w:szCs w:val="20"/>
      <w:lang w:val="en-US"/>
    </w:rPr>
  </w:style>
  <w:style w:type="paragraph" w:styleId="BalloonText">
    <w:name w:val="Balloon Text"/>
    <w:basedOn w:val="Normal"/>
    <w:link w:val="BalloonTextChar"/>
    <w:uiPriority w:val="99"/>
    <w:semiHidden/>
    <w:unhideWhenUsed/>
    <w:rsid w:val="003D769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698"/>
    <w:rPr>
      <w:rFonts w:ascii="Tahoma" w:eastAsiaTheme="minorHAnsi" w:hAnsi="Tahoma" w:cs="Tahoma"/>
      <w:sz w:val="16"/>
      <w:szCs w:val="16"/>
      <w:lang w:val="en-US"/>
    </w:rPr>
  </w:style>
  <w:style w:type="table" w:styleId="TableGrid">
    <w:name w:val="Table Grid"/>
    <w:basedOn w:val="TableNormal"/>
    <w:uiPriority w:val="59"/>
    <w:rsid w:val="003D7698"/>
    <w:rPr>
      <w:rFonts w:eastAsiaTheme="minorHAnsi"/>
      <w:sz w:val="22"/>
      <w:szCs w:val="22"/>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215FA9"/>
  </w:style>
  <w:style w:type="paragraph" w:styleId="NormalWeb">
    <w:name w:val="Normal (Web)"/>
    <w:basedOn w:val="Normal"/>
    <w:uiPriority w:val="99"/>
    <w:unhideWhenUsed/>
    <w:rsid w:val="00651C31"/>
    <w:pPr>
      <w:spacing w:before="100" w:beforeAutospacing="1" w:after="100" w:afterAutospacing="1"/>
      <w:jc w:val="left"/>
    </w:pPr>
    <w:rPr>
      <w:rFonts w:ascii="Times" w:eastAsiaTheme="minorEastAsia" w:hAnsi="Times" w:cs="Times New Roman"/>
      <w:sz w:val="20"/>
      <w:szCs w:val="20"/>
    </w:rPr>
  </w:style>
  <w:style w:type="character" w:styleId="Emphasis">
    <w:name w:val="Emphasis"/>
    <w:basedOn w:val="DefaultParagraphFont"/>
    <w:uiPriority w:val="20"/>
    <w:qFormat/>
    <w:rsid w:val="00651C31"/>
    <w:rPr>
      <w:i/>
      <w:iCs/>
    </w:rPr>
  </w:style>
  <w:style w:type="paragraph" w:styleId="HTMLPreformatted">
    <w:name w:val="HTML Preformatted"/>
    <w:basedOn w:val="Normal"/>
    <w:link w:val="HTMLPreformattedChar"/>
    <w:uiPriority w:val="99"/>
    <w:unhideWhenUsed/>
    <w:rsid w:val="00ED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w:eastAsiaTheme="minorEastAsia" w:hAnsi="Courier" w:cs="Courier"/>
      <w:sz w:val="20"/>
      <w:szCs w:val="20"/>
    </w:rPr>
  </w:style>
  <w:style w:type="character" w:customStyle="1" w:styleId="HTMLPreformattedChar">
    <w:name w:val="HTML Preformatted Char"/>
    <w:basedOn w:val="DefaultParagraphFont"/>
    <w:link w:val="HTMLPreformatted"/>
    <w:uiPriority w:val="99"/>
    <w:rsid w:val="00ED6B8D"/>
    <w:rPr>
      <w:rFonts w:ascii="Courier" w:hAnsi="Courier" w:cs="Courier"/>
      <w:sz w:val="20"/>
      <w:szCs w:val="20"/>
      <w:lang w:val="en-US"/>
    </w:rPr>
  </w:style>
  <w:style w:type="character" w:customStyle="1" w:styleId="pl-v">
    <w:name w:val="pl-v"/>
    <w:basedOn w:val="DefaultParagraphFont"/>
    <w:rsid w:val="00ED6B8D"/>
  </w:style>
  <w:style w:type="character" w:customStyle="1" w:styleId="pl-k">
    <w:name w:val="pl-k"/>
    <w:basedOn w:val="DefaultParagraphFont"/>
    <w:rsid w:val="00ED6B8D"/>
  </w:style>
  <w:style w:type="character" w:customStyle="1" w:styleId="pl-s">
    <w:name w:val="pl-s"/>
    <w:basedOn w:val="DefaultParagraphFont"/>
    <w:rsid w:val="00ED6B8D"/>
  </w:style>
  <w:style w:type="character" w:customStyle="1" w:styleId="pl-pds">
    <w:name w:val="pl-pds"/>
    <w:basedOn w:val="DefaultParagraphFont"/>
    <w:rsid w:val="00ED6B8D"/>
  </w:style>
  <w:style w:type="character" w:customStyle="1" w:styleId="pl-smi">
    <w:name w:val="pl-smi"/>
    <w:basedOn w:val="DefaultParagraphFont"/>
    <w:rsid w:val="003F7A8C"/>
  </w:style>
  <w:style w:type="character" w:customStyle="1" w:styleId="pl-c1">
    <w:name w:val="pl-c1"/>
    <w:basedOn w:val="DefaultParagraphFont"/>
    <w:rsid w:val="003F7A8C"/>
  </w:style>
  <w:style w:type="character" w:customStyle="1" w:styleId="pl-c">
    <w:name w:val="pl-c"/>
    <w:basedOn w:val="DefaultParagraphFont"/>
    <w:rsid w:val="005334EA"/>
  </w:style>
  <w:style w:type="character" w:customStyle="1" w:styleId="pl-cce">
    <w:name w:val="pl-cce"/>
    <w:basedOn w:val="DefaultParagraphFont"/>
    <w:rsid w:val="005334EA"/>
  </w:style>
  <w:style w:type="paragraph" w:styleId="TOC1">
    <w:name w:val="toc 1"/>
    <w:basedOn w:val="Normal"/>
    <w:next w:val="Normal"/>
    <w:autoRedefine/>
    <w:uiPriority w:val="39"/>
    <w:unhideWhenUsed/>
    <w:rsid w:val="00FF415E"/>
    <w:pPr>
      <w:spacing w:before="360" w:after="0"/>
      <w:jc w:val="left"/>
    </w:pPr>
    <w:rPr>
      <w:rFonts w:asciiTheme="majorHAnsi" w:hAnsiTheme="majorHAnsi"/>
      <w:b/>
      <w:caps/>
      <w:sz w:val="24"/>
      <w:szCs w:val="24"/>
    </w:rPr>
  </w:style>
  <w:style w:type="paragraph" w:styleId="TOC2">
    <w:name w:val="toc 2"/>
    <w:basedOn w:val="Normal"/>
    <w:next w:val="Normal"/>
    <w:autoRedefine/>
    <w:uiPriority w:val="39"/>
    <w:unhideWhenUsed/>
    <w:rsid w:val="00FF415E"/>
    <w:pPr>
      <w:spacing w:before="240" w:after="0"/>
      <w:jc w:val="left"/>
    </w:pPr>
    <w:rPr>
      <w:rFonts w:asciiTheme="minorHAnsi" w:hAnsiTheme="minorHAnsi"/>
      <w:b/>
      <w:sz w:val="20"/>
      <w:szCs w:val="20"/>
    </w:rPr>
  </w:style>
  <w:style w:type="paragraph" w:styleId="TOC3">
    <w:name w:val="toc 3"/>
    <w:basedOn w:val="Normal"/>
    <w:next w:val="Normal"/>
    <w:autoRedefine/>
    <w:uiPriority w:val="39"/>
    <w:unhideWhenUsed/>
    <w:rsid w:val="00FF415E"/>
    <w:pPr>
      <w:spacing w:after="0"/>
      <w:ind w:left="220"/>
      <w:jc w:val="left"/>
    </w:pPr>
    <w:rPr>
      <w:rFonts w:asciiTheme="minorHAnsi" w:hAnsiTheme="minorHAnsi"/>
      <w:sz w:val="20"/>
      <w:szCs w:val="20"/>
    </w:rPr>
  </w:style>
  <w:style w:type="paragraph" w:styleId="TOC4">
    <w:name w:val="toc 4"/>
    <w:basedOn w:val="Normal"/>
    <w:next w:val="Normal"/>
    <w:autoRedefine/>
    <w:uiPriority w:val="39"/>
    <w:unhideWhenUsed/>
    <w:rsid w:val="00FF415E"/>
    <w:pPr>
      <w:spacing w:after="0"/>
      <w:ind w:left="440"/>
      <w:jc w:val="left"/>
    </w:pPr>
    <w:rPr>
      <w:rFonts w:asciiTheme="minorHAnsi" w:hAnsiTheme="minorHAnsi"/>
      <w:sz w:val="20"/>
      <w:szCs w:val="20"/>
    </w:rPr>
  </w:style>
  <w:style w:type="paragraph" w:styleId="TOC5">
    <w:name w:val="toc 5"/>
    <w:basedOn w:val="Normal"/>
    <w:next w:val="Normal"/>
    <w:autoRedefine/>
    <w:uiPriority w:val="39"/>
    <w:unhideWhenUsed/>
    <w:rsid w:val="00FF415E"/>
    <w:pPr>
      <w:spacing w:after="0"/>
      <w:ind w:left="660"/>
      <w:jc w:val="left"/>
    </w:pPr>
    <w:rPr>
      <w:rFonts w:asciiTheme="minorHAnsi" w:hAnsiTheme="minorHAnsi"/>
      <w:sz w:val="20"/>
      <w:szCs w:val="20"/>
    </w:rPr>
  </w:style>
  <w:style w:type="paragraph" w:styleId="TOC6">
    <w:name w:val="toc 6"/>
    <w:basedOn w:val="Normal"/>
    <w:next w:val="Normal"/>
    <w:autoRedefine/>
    <w:uiPriority w:val="39"/>
    <w:unhideWhenUsed/>
    <w:rsid w:val="00FF415E"/>
    <w:pPr>
      <w:spacing w:after="0"/>
      <w:ind w:left="880"/>
      <w:jc w:val="left"/>
    </w:pPr>
    <w:rPr>
      <w:rFonts w:asciiTheme="minorHAnsi" w:hAnsiTheme="minorHAnsi"/>
      <w:sz w:val="20"/>
      <w:szCs w:val="20"/>
    </w:rPr>
  </w:style>
  <w:style w:type="paragraph" w:styleId="TOC7">
    <w:name w:val="toc 7"/>
    <w:basedOn w:val="Normal"/>
    <w:next w:val="Normal"/>
    <w:autoRedefine/>
    <w:uiPriority w:val="39"/>
    <w:unhideWhenUsed/>
    <w:rsid w:val="00FF415E"/>
    <w:pPr>
      <w:spacing w:after="0"/>
      <w:ind w:left="1100"/>
      <w:jc w:val="left"/>
    </w:pPr>
    <w:rPr>
      <w:rFonts w:asciiTheme="minorHAnsi" w:hAnsiTheme="minorHAnsi"/>
      <w:sz w:val="20"/>
      <w:szCs w:val="20"/>
    </w:rPr>
  </w:style>
  <w:style w:type="paragraph" w:styleId="TOC8">
    <w:name w:val="toc 8"/>
    <w:basedOn w:val="Normal"/>
    <w:next w:val="Normal"/>
    <w:autoRedefine/>
    <w:uiPriority w:val="39"/>
    <w:unhideWhenUsed/>
    <w:rsid w:val="00FF415E"/>
    <w:pPr>
      <w:spacing w:after="0"/>
      <w:ind w:left="1320"/>
      <w:jc w:val="left"/>
    </w:pPr>
    <w:rPr>
      <w:rFonts w:asciiTheme="minorHAnsi" w:hAnsiTheme="minorHAnsi"/>
      <w:sz w:val="20"/>
      <w:szCs w:val="20"/>
    </w:rPr>
  </w:style>
  <w:style w:type="paragraph" w:styleId="TOC9">
    <w:name w:val="toc 9"/>
    <w:basedOn w:val="Normal"/>
    <w:next w:val="Normal"/>
    <w:autoRedefine/>
    <w:uiPriority w:val="39"/>
    <w:unhideWhenUsed/>
    <w:rsid w:val="00FF415E"/>
    <w:pPr>
      <w:spacing w:after="0"/>
      <w:ind w:left="154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81372A"/>
    <w:rPr>
      <w:color w:val="800080" w:themeColor="followedHyperlink"/>
      <w:u w:val="single"/>
    </w:rPr>
  </w:style>
  <w:style w:type="paragraph" w:customStyle="1" w:styleId="FifthHeading">
    <w:name w:val="Fifth Heading"/>
    <w:basedOn w:val="Normal"/>
    <w:next w:val="Normal"/>
    <w:rsid w:val="0081372A"/>
    <w:pPr>
      <w:spacing w:after="0"/>
    </w:pPr>
    <w:rPr>
      <w:rFonts w:ascii="Trebuchet MS" w:eastAsia="Times" w:hAnsi="Trebuchet MS" w:cs="Times New Roman"/>
      <w:b/>
      <w:sz w:val="24"/>
      <w:szCs w:val="20"/>
      <w:lang w:val="en-AU"/>
    </w:rPr>
  </w:style>
  <w:style w:type="paragraph" w:customStyle="1" w:styleId="SixthHeading">
    <w:name w:val="Sixth Heading"/>
    <w:basedOn w:val="Normal"/>
    <w:rsid w:val="0081372A"/>
    <w:pPr>
      <w:widowControl w:val="0"/>
      <w:spacing w:after="0"/>
    </w:pPr>
    <w:rPr>
      <w:rFonts w:ascii="Trebuchet MS" w:eastAsia="Times" w:hAnsi="Trebuchet MS" w:cs="Times New Roman"/>
      <w:b/>
      <w:i/>
      <w:sz w:val="24"/>
      <w:szCs w:val="20"/>
      <w:lang w:val="en-AU"/>
    </w:rPr>
  </w:style>
  <w:style w:type="paragraph" w:customStyle="1" w:styleId="ListIndent">
    <w:name w:val="List Indent"/>
    <w:basedOn w:val="Normal"/>
    <w:rsid w:val="0081372A"/>
    <w:pPr>
      <w:spacing w:after="0"/>
      <w:ind w:left="561" w:hanging="561"/>
    </w:pPr>
    <w:rPr>
      <w:rFonts w:eastAsia="Times" w:cs="Times New Roman"/>
      <w:sz w:val="24"/>
      <w:szCs w:val="20"/>
      <w:lang w:val="en-AU"/>
    </w:rPr>
  </w:style>
  <w:style w:type="paragraph" w:styleId="BodyText">
    <w:name w:val="Body Text"/>
    <w:basedOn w:val="Normal"/>
    <w:link w:val="BodyTextChar"/>
    <w:rsid w:val="00693129"/>
    <w:pPr>
      <w:widowControl w:val="0"/>
      <w:spacing w:after="0"/>
    </w:pPr>
    <w:rPr>
      <w:rFonts w:eastAsia="Times New Roman" w:cs="Times New Roman"/>
      <w:sz w:val="24"/>
      <w:szCs w:val="20"/>
      <w:lang w:val="en-AU"/>
    </w:rPr>
  </w:style>
  <w:style w:type="character" w:customStyle="1" w:styleId="BodyTextChar">
    <w:name w:val="Body Text Char"/>
    <w:basedOn w:val="DefaultParagraphFont"/>
    <w:link w:val="BodyText"/>
    <w:rsid w:val="00693129"/>
    <w:rPr>
      <w:rFonts w:ascii="Arial" w:eastAsia="Times New Roman" w:hAnsi="Arial" w:cs="Times New Roman"/>
      <w:szCs w:val="20"/>
    </w:rPr>
  </w:style>
  <w:style w:type="paragraph" w:styleId="BodyTextIndent3">
    <w:name w:val="Body Text Indent 3"/>
    <w:basedOn w:val="Normal"/>
    <w:link w:val="BodyTextIndent3Char"/>
    <w:uiPriority w:val="99"/>
    <w:semiHidden/>
    <w:unhideWhenUsed/>
    <w:rsid w:val="008F04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F043C"/>
    <w:rPr>
      <w:rFonts w:ascii="Arial" w:eastAsiaTheme="minorHAnsi" w:hAnsi="Arial"/>
      <w:sz w:val="16"/>
      <w:szCs w:val="16"/>
      <w:lang w:val="en-US"/>
    </w:rPr>
  </w:style>
  <w:style w:type="paragraph" w:styleId="Caption">
    <w:name w:val="caption"/>
    <w:basedOn w:val="Normal"/>
    <w:next w:val="Normal"/>
    <w:uiPriority w:val="35"/>
    <w:unhideWhenUsed/>
    <w:qFormat/>
    <w:rsid w:val="00405DB7"/>
    <w:pPr>
      <w:spacing w:after="200"/>
    </w:pPr>
    <w:rPr>
      <w:b/>
      <w:bCs/>
      <w:color w:val="4F81BD" w:themeColor="accent1"/>
      <w:sz w:val="18"/>
      <w:szCs w:val="18"/>
    </w:rPr>
  </w:style>
  <w:style w:type="paragraph" w:customStyle="1" w:styleId="EndNoteBibliographyTitle">
    <w:name w:val="EndNote Bibliography Title"/>
    <w:basedOn w:val="Normal"/>
    <w:rsid w:val="00611DC7"/>
    <w:pPr>
      <w:spacing w:after="0"/>
      <w:jc w:val="center"/>
    </w:pPr>
    <w:rPr>
      <w:rFonts w:cs="Arial"/>
    </w:rPr>
  </w:style>
  <w:style w:type="paragraph" w:customStyle="1" w:styleId="EndNoteBibliography">
    <w:name w:val="EndNote Bibliography"/>
    <w:basedOn w:val="Normal"/>
    <w:rsid w:val="00611DC7"/>
    <w:rPr>
      <w:rFonts w:cs="Arial"/>
    </w:rPr>
  </w:style>
  <w:style w:type="paragraph" w:customStyle="1" w:styleId="FourthHeading">
    <w:name w:val="Fourth Heading"/>
    <w:basedOn w:val="Normal"/>
    <w:rsid w:val="00D9360F"/>
    <w:pPr>
      <w:spacing w:before="200" w:after="0"/>
      <w:outlineLvl w:val="0"/>
    </w:pPr>
    <w:rPr>
      <w:rFonts w:ascii="Charcoal" w:eastAsia="Times" w:hAnsi="Charcoal" w:cs="Times New Roman"/>
      <w:sz w:val="28"/>
      <w:szCs w:val="24"/>
      <w:lang w:val="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AU"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7698"/>
    <w:pPr>
      <w:spacing w:after="40"/>
      <w:jc w:val="both"/>
    </w:pPr>
    <w:rPr>
      <w:rFonts w:ascii="Arial" w:eastAsiaTheme="minorHAnsi" w:hAnsi="Arial"/>
      <w:sz w:val="22"/>
      <w:szCs w:val="22"/>
      <w:lang w:val="en-US"/>
    </w:rPr>
  </w:style>
  <w:style w:type="paragraph" w:styleId="Heading1">
    <w:name w:val="heading 1"/>
    <w:basedOn w:val="Normal"/>
    <w:next w:val="Normal"/>
    <w:link w:val="Heading1Char"/>
    <w:uiPriority w:val="9"/>
    <w:qFormat/>
    <w:rsid w:val="003D7698"/>
    <w:pPr>
      <w:keepNext/>
      <w:keepLines/>
      <w:numPr>
        <w:numId w:val="1"/>
      </w:numPr>
      <w:spacing w:after="0"/>
      <w:outlineLvl w:val="0"/>
    </w:pPr>
    <w:rPr>
      <w:rFonts w:eastAsiaTheme="majorEastAsia" w:cstheme="majorBidi"/>
      <w:b/>
      <w:bCs/>
      <w:sz w:val="25"/>
      <w:szCs w:val="28"/>
    </w:rPr>
  </w:style>
  <w:style w:type="paragraph" w:styleId="Heading2">
    <w:name w:val="heading 2"/>
    <w:basedOn w:val="Normal"/>
    <w:next w:val="Normal"/>
    <w:link w:val="Heading2Char"/>
    <w:uiPriority w:val="9"/>
    <w:unhideWhenUsed/>
    <w:qFormat/>
    <w:rsid w:val="003D7698"/>
    <w:pPr>
      <w:keepNext/>
      <w:keepLines/>
      <w:numPr>
        <w:ilvl w:val="1"/>
        <w:numId w:val="1"/>
      </w:numPr>
      <w:spacing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3D7698"/>
    <w:pPr>
      <w:keepNext/>
      <w:keepLines/>
      <w:numPr>
        <w:ilvl w:val="2"/>
        <w:numId w:val="1"/>
      </w:numPr>
      <w:spacing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3D7698"/>
    <w:pPr>
      <w:keepNext/>
      <w:keepLines/>
      <w:numPr>
        <w:ilvl w:val="3"/>
        <w:numId w:val="1"/>
      </w:numPr>
      <w:spacing w:before="40" w:after="0"/>
      <w:ind w:left="0" w:firstLine="0"/>
      <w:outlineLvl w:val="3"/>
    </w:pPr>
    <w:rPr>
      <w:rFonts w:eastAsiaTheme="majorEastAsia" w:cstheme="majorBidi"/>
      <w:b/>
      <w:bCs/>
      <w:i/>
      <w:iCs/>
    </w:rPr>
  </w:style>
  <w:style w:type="paragraph" w:styleId="Heading5">
    <w:name w:val="heading 5"/>
    <w:basedOn w:val="Normal"/>
    <w:next w:val="Normal"/>
    <w:link w:val="Heading5Char"/>
    <w:uiPriority w:val="9"/>
    <w:unhideWhenUsed/>
    <w:qFormat/>
    <w:rsid w:val="003D7698"/>
    <w:pPr>
      <w:keepNext/>
      <w:keepLines/>
      <w:spacing w:before="60" w:after="0"/>
      <w:outlineLvl w:val="4"/>
    </w:pPr>
    <w:rPr>
      <w:rFonts w:eastAsiaTheme="majorEastAsia" w:cstheme="majorBidi"/>
      <w:b/>
    </w:rPr>
  </w:style>
  <w:style w:type="paragraph" w:styleId="Heading6">
    <w:name w:val="heading 6"/>
    <w:aliases w:val="MYHeading5"/>
    <w:basedOn w:val="Normal"/>
    <w:next w:val="Normal"/>
    <w:link w:val="Heading6Char"/>
    <w:uiPriority w:val="9"/>
    <w:unhideWhenUsed/>
    <w:qFormat/>
    <w:rsid w:val="003D7698"/>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D7698"/>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D7698"/>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D7698"/>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698"/>
    <w:rPr>
      <w:rFonts w:ascii="Arial" w:eastAsiaTheme="majorEastAsia" w:hAnsi="Arial" w:cstheme="majorBidi"/>
      <w:b/>
      <w:bCs/>
      <w:sz w:val="25"/>
      <w:szCs w:val="28"/>
      <w:lang w:val="en-US"/>
    </w:rPr>
  </w:style>
  <w:style w:type="character" w:customStyle="1" w:styleId="Heading2Char">
    <w:name w:val="Heading 2 Char"/>
    <w:basedOn w:val="DefaultParagraphFont"/>
    <w:link w:val="Heading2"/>
    <w:uiPriority w:val="9"/>
    <w:rsid w:val="003D7698"/>
    <w:rPr>
      <w:rFonts w:ascii="Arial" w:eastAsiaTheme="majorEastAsia" w:hAnsi="Arial" w:cstheme="majorBidi"/>
      <w:b/>
      <w:bCs/>
      <w:sz w:val="22"/>
      <w:szCs w:val="26"/>
      <w:lang w:val="en-US"/>
    </w:rPr>
  </w:style>
  <w:style w:type="character" w:styleId="Hyperlink">
    <w:name w:val="Hyperlink"/>
    <w:basedOn w:val="DefaultParagraphFont"/>
    <w:uiPriority w:val="99"/>
    <w:unhideWhenUsed/>
    <w:rsid w:val="00896B32"/>
    <w:rPr>
      <w:color w:val="0000FF" w:themeColor="hyperlink"/>
      <w:u w:val="single"/>
    </w:rPr>
  </w:style>
  <w:style w:type="character" w:customStyle="1" w:styleId="Heading3Char">
    <w:name w:val="Heading 3 Char"/>
    <w:basedOn w:val="DefaultParagraphFont"/>
    <w:link w:val="Heading3"/>
    <w:uiPriority w:val="9"/>
    <w:rsid w:val="003D7698"/>
    <w:rPr>
      <w:rFonts w:ascii="Arial" w:eastAsiaTheme="majorEastAsia" w:hAnsi="Arial" w:cstheme="majorBidi"/>
      <w:b/>
      <w:bCs/>
      <w:sz w:val="22"/>
      <w:szCs w:val="22"/>
      <w:lang w:val="en-US"/>
    </w:rPr>
  </w:style>
  <w:style w:type="character" w:customStyle="1" w:styleId="Heading4Char">
    <w:name w:val="Heading 4 Char"/>
    <w:basedOn w:val="DefaultParagraphFont"/>
    <w:link w:val="Heading4"/>
    <w:uiPriority w:val="9"/>
    <w:rsid w:val="003D7698"/>
    <w:rPr>
      <w:rFonts w:ascii="Arial" w:eastAsiaTheme="majorEastAsia" w:hAnsi="Arial" w:cstheme="majorBidi"/>
      <w:b/>
      <w:bCs/>
      <w:i/>
      <w:iCs/>
      <w:sz w:val="22"/>
      <w:szCs w:val="22"/>
      <w:lang w:val="en-US"/>
    </w:rPr>
  </w:style>
  <w:style w:type="character" w:customStyle="1" w:styleId="Heading5Char">
    <w:name w:val="Heading 5 Char"/>
    <w:basedOn w:val="DefaultParagraphFont"/>
    <w:link w:val="Heading5"/>
    <w:uiPriority w:val="9"/>
    <w:rsid w:val="003D7698"/>
    <w:rPr>
      <w:rFonts w:ascii="Arial" w:eastAsiaTheme="majorEastAsia" w:hAnsi="Arial" w:cstheme="majorBidi"/>
      <w:b/>
      <w:sz w:val="22"/>
      <w:szCs w:val="22"/>
      <w:lang w:val="en-US"/>
    </w:rPr>
  </w:style>
  <w:style w:type="character" w:customStyle="1" w:styleId="Heading6Char">
    <w:name w:val="Heading 6 Char"/>
    <w:aliases w:val="MYHeading5 Char"/>
    <w:basedOn w:val="DefaultParagraphFont"/>
    <w:link w:val="Heading6"/>
    <w:uiPriority w:val="9"/>
    <w:rsid w:val="003D7698"/>
    <w:rPr>
      <w:rFonts w:asciiTheme="majorHAnsi" w:eastAsiaTheme="majorEastAsia" w:hAnsiTheme="majorHAnsi" w:cstheme="majorBidi"/>
      <w:i/>
      <w:iCs/>
      <w:color w:val="243F60" w:themeColor="accent1" w:themeShade="7F"/>
      <w:sz w:val="22"/>
      <w:szCs w:val="22"/>
      <w:lang w:val="en-US"/>
    </w:rPr>
  </w:style>
  <w:style w:type="character" w:customStyle="1" w:styleId="Heading7Char">
    <w:name w:val="Heading 7 Char"/>
    <w:basedOn w:val="DefaultParagraphFont"/>
    <w:link w:val="Heading7"/>
    <w:uiPriority w:val="9"/>
    <w:semiHidden/>
    <w:rsid w:val="003D7698"/>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3D7698"/>
    <w:rPr>
      <w:rFonts w:asciiTheme="majorHAnsi" w:eastAsiaTheme="majorEastAsia" w:hAnsiTheme="majorHAnsi" w:cstheme="majorBidi"/>
      <w:color w:val="404040" w:themeColor="text1" w:themeTint="BF"/>
      <w:sz w:val="20"/>
      <w:szCs w:val="20"/>
      <w:lang w:val="en-US"/>
    </w:rPr>
  </w:style>
  <w:style w:type="character" w:customStyle="1" w:styleId="Heading9Char">
    <w:name w:val="Heading 9 Char"/>
    <w:basedOn w:val="DefaultParagraphFont"/>
    <w:link w:val="Heading9"/>
    <w:uiPriority w:val="9"/>
    <w:semiHidden/>
    <w:rsid w:val="003D7698"/>
    <w:rPr>
      <w:rFonts w:asciiTheme="majorHAnsi" w:eastAsiaTheme="majorEastAsia" w:hAnsiTheme="majorHAnsi" w:cstheme="majorBidi"/>
      <w:i/>
      <w:iCs/>
      <w:color w:val="404040" w:themeColor="text1" w:themeTint="BF"/>
      <w:sz w:val="20"/>
      <w:szCs w:val="20"/>
      <w:lang w:val="en-US"/>
    </w:rPr>
  </w:style>
  <w:style w:type="paragraph" w:styleId="Header">
    <w:name w:val="header"/>
    <w:basedOn w:val="Normal"/>
    <w:link w:val="HeaderChar"/>
    <w:uiPriority w:val="99"/>
    <w:semiHidden/>
    <w:unhideWhenUsed/>
    <w:rsid w:val="003D7698"/>
    <w:pPr>
      <w:tabs>
        <w:tab w:val="center" w:pos="4680"/>
        <w:tab w:val="right" w:pos="9360"/>
      </w:tabs>
      <w:spacing w:after="0"/>
    </w:pPr>
  </w:style>
  <w:style w:type="character" w:customStyle="1" w:styleId="HeaderChar">
    <w:name w:val="Header Char"/>
    <w:basedOn w:val="DefaultParagraphFont"/>
    <w:link w:val="Header"/>
    <w:uiPriority w:val="99"/>
    <w:semiHidden/>
    <w:rsid w:val="003D7698"/>
    <w:rPr>
      <w:rFonts w:ascii="Arial" w:eastAsiaTheme="minorHAnsi" w:hAnsi="Arial"/>
      <w:sz w:val="22"/>
      <w:szCs w:val="22"/>
      <w:lang w:val="en-US"/>
    </w:rPr>
  </w:style>
  <w:style w:type="paragraph" w:styleId="Footer">
    <w:name w:val="footer"/>
    <w:basedOn w:val="Normal"/>
    <w:link w:val="FooterChar"/>
    <w:uiPriority w:val="99"/>
    <w:unhideWhenUsed/>
    <w:rsid w:val="003D7698"/>
    <w:pPr>
      <w:tabs>
        <w:tab w:val="center" w:pos="4680"/>
        <w:tab w:val="right" w:pos="9360"/>
      </w:tabs>
      <w:spacing w:after="0"/>
    </w:pPr>
  </w:style>
  <w:style w:type="character" w:customStyle="1" w:styleId="FooterChar">
    <w:name w:val="Footer Char"/>
    <w:basedOn w:val="DefaultParagraphFont"/>
    <w:link w:val="Footer"/>
    <w:uiPriority w:val="99"/>
    <w:rsid w:val="003D7698"/>
    <w:rPr>
      <w:rFonts w:ascii="Arial" w:eastAsiaTheme="minorHAnsi" w:hAnsi="Arial"/>
      <w:sz w:val="22"/>
      <w:szCs w:val="22"/>
      <w:lang w:val="en-US"/>
    </w:rPr>
  </w:style>
  <w:style w:type="paragraph" w:styleId="ListParagraph">
    <w:name w:val="List Paragraph"/>
    <w:basedOn w:val="Normal"/>
    <w:uiPriority w:val="34"/>
    <w:qFormat/>
    <w:rsid w:val="003D7698"/>
    <w:pPr>
      <w:ind w:left="720"/>
      <w:contextualSpacing/>
    </w:pPr>
  </w:style>
  <w:style w:type="paragraph" w:styleId="Title">
    <w:name w:val="Title"/>
    <w:basedOn w:val="Normal"/>
    <w:next w:val="Normal"/>
    <w:link w:val="TitleChar"/>
    <w:uiPriority w:val="10"/>
    <w:qFormat/>
    <w:rsid w:val="003D7698"/>
    <w:pPr>
      <w:spacing w:after="160"/>
      <w:contextualSpacing/>
      <w:jc w:val="center"/>
    </w:pPr>
    <w:rPr>
      <w:rFonts w:eastAsiaTheme="majorEastAsia" w:cstheme="majorBidi"/>
      <w:b/>
      <w:sz w:val="28"/>
      <w:szCs w:val="52"/>
    </w:rPr>
  </w:style>
  <w:style w:type="character" w:customStyle="1" w:styleId="TitleChar">
    <w:name w:val="Title Char"/>
    <w:basedOn w:val="DefaultParagraphFont"/>
    <w:link w:val="Title"/>
    <w:uiPriority w:val="10"/>
    <w:rsid w:val="003D7698"/>
    <w:rPr>
      <w:rFonts w:ascii="Arial" w:eastAsiaTheme="majorEastAsia" w:hAnsi="Arial" w:cstheme="majorBidi"/>
      <w:b/>
      <w:sz w:val="28"/>
      <w:szCs w:val="52"/>
      <w:lang w:val="en-US"/>
    </w:rPr>
  </w:style>
  <w:style w:type="paragraph" w:styleId="Subtitle">
    <w:name w:val="Subtitle"/>
    <w:basedOn w:val="Normal"/>
    <w:next w:val="Normal"/>
    <w:link w:val="SubtitleChar"/>
    <w:uiPriority w:val="11"/>
    <w:qFormat/>
    <w:rsid w:val="003D7698"/>
    <w:pPr>
      <w:numPr>
        <w:ilvl w:val="1"/>
      </w:numPr>
      <w:spacing w:after="240"/>
      <w:jc w:val="center"/>
    </w:pPr>
    <w:rPr>
      <w:rFonts w:eastAsiaTheme="majorEastAsia" w:cstheme="majorBidi"/>
      <w:iCs/>
      <w:szCs w:val="24"/>
    </w:rPr>
  </w:style>
  <w:style w:type="character" w:customStyle="1" w:styleId="SubtitleChar">
    <w:name w:val="Subtitle Char"/>
    <w:basedOn w:val="DefaultParagraphFont"/>
    <w:link w:val="Subtitle"/>
    <w:uiPriority w:val="11"/>
    <w:rsid w:val="003D7698"/>
    <w:rPr>
      <w:rFonts w:ascii="Arial" w:eastAsiaTheme="majorEastAsia" w:hAnsi="Arial" w:cstheme="majorBidi"/>
      <w:iCs/>
      <w:sz w:val="22"/>
      <w:lang w:val="en-US"/>
    </w:rPr>
  </w:style>
  <w:style w:type="character" w:styleId="CommentReference">
    <w:name w:val="annotation reference"/>
    <w:basedOn w:val="DefaultParagraphFont"/>
    <w:uiPriority w:val="99"/>
    <w:semiHidden/>
    <w:unhideWhenUsed/>
    <w:rsid w:val="003D7698"/>
    <w:rPr>
      <w:sz w:val="16"/>
      <w:szCs w:val="16"/>
    </w:rPr>
  </w:style>
  <w:style w:type="paragraph" w:styleId="CommentText">
    <w:name w:val="annotation text"/>
    <w:basedOn w:val="Normal"/>
    <w:link w:val="CommentTextChar"/>
    <w:uiPriority w:val="99"/>
    <w:semiHidden/>
    <w:unhideWhenUsed/>
    <w:rsid w:val="003D7698"/>
    <w:rPr>
      <w:sz w:val="20"/>
      <w:szCs w:val="20"/>
    </w:rPr>
  </w:style>
  <w:style w:type="character" w:customStyle="1" w:styleId="CommentTextChar">
    <w:name w:val="Comment Text Char"/>
    <w:basedOn w:val="DefaultParagraphFont"/>
    <w:link w:val="CommentText"/>
    <w:uiPriority w:val="99"/>
    <w:semiHidden/>
    <w:rsid w:val="003D7698"/>
    <w:rPr>
      <w:rFonts w:ascii="Arial" w:eastAsiaTheme="minorHAnsi" w:hAnsi="Arial"/>
      <w:sz w:val="20"/>
      <w:szCs w:val="20"/>
      <w:lang w:val="en-US"/>
    </w:rPr>
  </w:style>
  <w:style w:type="paragraph" w:styleId="CommentSubject">
    <w:name w:val="annotation subject"/>
    <w:basedOn w:val="CommentText"/>
    <w:next w:val="CommentText"/>
    <w:link w:val="CommentSubjectChar"/>
    <w:uiPriority w:val="99"/>
    <w:semiHidden/>
    <w:unhideWhenUsed/>
    <w:rsid w:val="003D7698"/>
    <w:rPr>
      <w:b/>
      <w:bCs/>
    </w:rPr>
  </w:style>
  <w:style w:type="character" w:customStyle="1" w:styleId="CommentSubjectChar">
    <w:name w:val="Comment Subject Char"/>
    <w:basedOn w:val="CommentTextChar"/>
    <w:link w:val="CommentSubject"/>
    <w:uiPriority w:val="99"/>
    <w:semiHidden/>
    <w:rsid w:val="003D7698"/>
    <w:rPr>
      <w:rFonts w:ascii="Arial" w:eastAsiaTheme="minorHAnsi" w:hAnsi="Arial"/>
      <w:b/>
      <w:bCs/>
      <w:sz w:val="20"/>
      <w:szCs w:val="20"/>
      <w:lang w:val="en-US"/>
    </w:rPr>
  </w:style>
  <w:style w:type="paragraph" w:styleId="BalloonText">
    <w:name w:val="Balloon Text"/>
    <w:basedOn w:val="Normal"/>
    <w:link w:val="BalloonTextChar"/>
    <w:uiPriority w:val="99"/>
    <w:semiHidden/>
    <w:unhideWhenUsed/>
    <w:rsid w:val="003D769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7698"/>
    <w:rPr>
      <w:rFonts w:ascii="Tahoma" w:eastAsiaTheme="minorHAnsi" w:hAnsi="Tahoma" w:cs="Tahoma"/>
      <w:sz w:val="16"/>
      <w:szCs w:val="16"/>
      <w:lang w:val="en-US"/>
    </w:rPr>
  </w:style>
  <w:style w:type="table" w:styleId="TableGrid">
    <w:name w:val="Table Grid"/>
    <w:basedOn w:val="TableNormal"/>
    <w:uiPriority w:val="59"/>
    <w:rsid w:val="003D7698"/>
    <w:rPr>
      <w:rFonts w:eastAsiaTheme="minorHAnsi"/>
      <w:sz w:val="22"/>
      <w:szCs w:val="22"/>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apple-converted-space">
    <w:name w:val="apple-converted-space"/>
    <w:basedOn w:val="DefaultParagraphFont"/>
    <w:rsid w:val="00215FA9"/>
  </w:style>
  <w:style w:type="paragraph" w:styleId="NormalWeb">
    <w:name w:val="Normal (Web)"/>
    <w:basedOn w:val="Normal"/>
    <w:uiPriority w:val="99"/>
    <w:unhideWhenUsed/>
    <w:rsid w:val="00651C31"/>
    <w:pPr>
      <w:spacing w:before="100" w:beforeAutospacing="1" w:after="100" w:afterAutospacing="1"/>
      <w:jc w:val="left"/>
    </w:pPr>
    <w:rPr>
      <w:rFonts w:ascii="Times" w:eastAsiaTheme="minorEastAsia" w:hAnsi="Times" w:cs="Times New Roman"/>
      <w:sz w:val="20"/>
      <w:szCs w:val="20"/>
    </w:rPr>
  </w:style>
  <w:style w:type="character" w:styleId="Emphasis">
    <w:name w:val="Emphasis"/>
    <w:basedOn w:val="DefaultParagraphFont"/>
    <w:uiPriority w:val="20"/>
    <w:qFormat/>
    <w:rsid w:val="00651C31"/>
    <w:rPr>
      <w:i/>
      <w:iCs/>
    </w:rPr>
  </w:style>
  <w:style w:type="paragraph" w:styleId="HTMLPreformatted">
    <w:name w:val="HTML Preformatted"/>
    <w:basedOn w:val="Normal"/>
    <w:link w:val="HTMLPreformattedChar"/>
    <w:uiPriority w:val="99"/>
    <w:unhideWhenUsed/>
    <w:rsid w:val="00ED6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w:eastAsiaTheme="minorEastAsia" w:hAnsi="Courier" w:cs="Courier"/>
      <w:sz w:val="20"/>
      <w:szCs w:val="20"/>
    </w:rPr>
  </w:style>
  <w:style w:type="character" w:customStyle="1" w:styleId="HTMLPreformattedChar">
    <w:name w:val="HTML Preformatted Char"/>
    <w:basedOn w:val="DefaultParagraphFont"/>
    <w:link w:val="HTMLPreformatted"/>
    <w:uiPriority w:val="99"/>
    <w:rsid w:val="00ED6B8D"/>
    <w:rPr>
      <w:rFonts w:ascii="Courier" w:hAnsi="Courier" w:cs="Courier"/>
      <w:sz w:val="20"/>
      <w:szCs w:val="20"/>
      <w:lang w:val="en-US"/>
    </w:rPr>
  </w:style>
  <w:style w:type="character" w:customStyle="1" w:styleId="pl-v">
    <w:name w:val="pl-v"/>
    <w:basedOn w:val="DefaultParagraphFont"/>
    <w:rsid w:val="00ED6B8D"/>
  </w:style>
  <w:style w:type="character" w:customStyle="1" w:styleId="pl-k">
    <w:name w:val="pl-k"/>
    <w:basedOn w:val="DefaultParagraphFont"/>
    <w:rsid w:val="00ED6B8D"/>
  </w:style>
  <w:style w:type="character" w:customStyle="1" w:styleId="pl-s">
    <w:name w:val="pl-s"/>
    <w:basedOn w:val="DefaultParagraphFont"/>
    <w:rsid w:val="00ED6B8D"/>
  </w:style>
  <w:style w:type="character" w:customStyle="1" w:styleId="pl-pds">
    <w:name w:val="pl-pds"/>
    <w:basedOn w:val="DefaultParagraphFont"/>
    <w:rsid w:val="00ED6B8D"/>
  </w:style>
  <w:style w:type="character" w:customStyle="1" w:styleId="pl-smi">
    <w:name w:val="pl-smi"/>
    <w:basedOn w:val="DefaultParagraphFont"/>
    <w:rsid w:val="003F7A8C"/>
  </w:style>
  <w:style w:type="character" w:customStyle="1" w:styleId="pl-c1">
    <w:name w:val="pl-c1"/>
    <w:basedOn w:val="DefaultParagraphFont"/>
    <w:rsid w:val="003F7A8C"/>
  </w:style>
  <w:style w:type="character" w:customStyle="1" w:styleId="pl-c">
    <w:name w:val="pl-c"/>
    <w:basedOn w:val="DefaultParagraphFont"/>
    <w:rsid w:val="005334EA"/>
  </w:style>
  <w:style w:type="character" w:customStyle="1" w:styleId="pl-cce">
    <w:name w:val="pl-cce"/>
    <w:basedOn w:val="DefaultParagraphFont"/>
    <w:rsid w:val="005334EA"/>
  </w:style>
  <w:style w:type="paragraph" w:styleId="TOC1">
    <w:name w:val="toc 1"/>
    <w:basedOn w:val="Normal"/>
    <w:next w:val="Normal"/>
    <w:autoRedefine/>
    <w:uiPriority w:val="39"/>
    <w:unhideWhenUsed/>
    <w:rsid w:val="00FF415E"/>
    <w:pPr>
      <w:spacing w:before="360" w:after="0"/>
      <w:jc w:val="left"/>
    </w:pPr>
    <w:rPr>
      <w:rFonts w:asciiTheme="majorHAnsi" w:hAnsiTheme="majorHAnsi"/>
      <w:b/>
      <w:caps/>
      <w:sz w:val="24"/>
      <w:szCs w:val="24"/>
    </w:rPr>
  </w:style>
  <w:style w:type="paragraph" w:styleId="TOC2">
    <w:name w:val="toc 2"/>
    <w:basedOn w:val="Normal"/>
    <w:next w:val="Normal"/>
    <w:autoRedefine/>
    <w:uiPriority w:val="39"/>
    <w:unhideWhenUsed/>
    <w:rsid w:val="00FF415E"/>
    <w:pPr>
      <w:spacing w:before="240" w:after="0"/>
      <w:jc w:val="left"/>
    </w:pPr>
    <w:rPr>
      <w:rFonts w:asciiTheme="minorHAnsi" w:hAnsiTheme="minorHAnsi"/>
      <w:b/>
      <w:sz w:val="20"/>
      <w:szCs w:val="20"/>
    </w:rPr>
  </w:style>
  <w:style w:type="paragraph" w:styleId="TOC3">
    <w:name w:val="toc 3"/>
    <w:basedOn w:val="Normal"/>
    <w:next w:val="Normal"/>
    <w:autoRedefine/>
    <w:uiPriority w:val="39"/>
    <w:unhideWhenUsed/>
    <w:rsid w:val="00FF415E"/>
    <w:pPr>
      <w:spacing w:after="0"/>
      <w:ind w:left="220"/>
      <w:jc w:val="left"/>
    </w:pPr>
    <w:rPr>
      <w:rFonts w:asciiTheme="minorHAnsi" w:hAnsiTheme="minorHAnsi"/>
      <w:sz w:val="20"/>
      <w:szCs w:val="20"/>
    </w:rPr>
  </w:style>
  <w:style w:type="paragraph" w:styleId="TOC4">
    <w:name w:val="toc 4"/>
    <w:basedOn w:val="Normal"/>
    <w:next w:val="Normal"/>
    <w:autoRedefine/>
    <w:uiPriority w:val="39"/>
    <w:unhideWhenUsed/>
    <w:rsid w:val="00FF415E"/>
    <w:pPr>
      <w:spacing w:after="0"/>
      <w:ind w:left="440"/>
      <w:jc w:val="left"/>
    </w:pPr>
    <w:rPr>
      <w:rFonts w:asciiTheme="minorHAnsi" w:hAnsiTheme="minorHAnsi"/>
      <w:sz w:val="20"/>
      <w:szCs w:val="20"/>
    </w:rPr>
  </w:style>
  <w:style w:type="paragraph" w:styleId="TOC5">
    <w:name w:val="toc 5"/>
    <w:basedOn w:val="Normal"/>
    <w:next w:val="Normal"/>
    <w:autoRedefine/>
    <w:uiPriority w:val="39"/>
    <w:unhideWhenUsed/>
    <w:rsid w:val="00FF415E"/>
    <w:pPr>
      <w:spacing w:after="0"/>
      <w:ind w:left="660"/>
      <w:jc w:val="left"/>
    </w:pPr>
    <w:rPr>
      <w:rFonts w:asciiTheme="minorHAnsi" w:hAnsiTheme="minorHAnsi"/>
      <w:sz w:val="20"/>
      <w:szCs w:val="20"/>
    </w:rPr>
  </w:style>
  <w:style w:type="paragraph" w:styleId="TOC6">
    <w:name w:val="toc 6"/>
    <w:basedOn w:val="Normal"/>
    <w:next w:val="Normal"/>
    <w:autoRedefine/>
    <w:uiPriority w:val="39"/>
    <w:unhideWhenUsed/>
    <w:rsid w:val="00FF415E"/>
    <w:pPr>
      <w:spacing w:after="0"/>
      <w:ind w:left="880"/>
      <w:jc w:val="left"/>
    </w:pPr>
    <w:rPr>
      <w:rFonts w:asciiTheme="minorHAnsi" w:hAnsiTheme="minorHAnsi"/>
      <w:sz w:val="20"/>
      <w:szCs w:val="20"/>
    </w:rPr>
  </w:style>
  <w:style w:type="paragraph" w:styleId="TOC7">
    <w:name w:val="toc 7"/>
    <w:basedOn w:val="Normal"/>
    <w:next w:val="Normal"/>
    <w:autoRedefine/>
    <w:uiPriority w:val="39"/>
    <w:unhideWhenUsed/>
    <w:rsid w:val="00FF415E"/>
    <w:pPr>
      <w:spacing w:after="0"/>
      <w:ind w:left="1100"/>
      <w:jc w:val="left"/>
    </w:pPr>
    <w:rPr>
      <w:rFonts w:asciiTheme="minorHAnsi" w:hAnsiTheme="minorHAnsi"/>
      <w:sz w:val="20"/>
      <w:szCs w:val="20"/>
    </w:rPr>
  </w:style>
  <w:style w:type="paragraph" w:styleId="TOC8">
    <w:name w:val="toc 8"/>
    <w:basedOn w:val="Normal"/>
    <w:next w:val="Normal"/>
    <w:autoRedefine/>
    <w:uiPriority w:val="39"/>
    <w:unhideWhenUsed/>
    <w:rsid w:val="00FF415E"/>
    <w:pPr>
      <w:spacing w:after="0"/>
      <w:ind w:left="1320"/>
      <w:jc w:val="left"/>
    </w:pPr>
    <w:rPr>
      <w:rFonts w:asciiTheme="minorHAnsi" w:hAnsiTheme="minorHAnsi"/>
      <w:sz w:val="20"/>
      <w:szCs w:val="20"/>
    </w:rPr>
  </w:style>
  <w:style w:type="paragraph" w:styleId="TOC9">
    <w:name w:val="toc 9"/>
    <w:basedOn w:val="Normal"/>
    <w:next w:val="Normal"/>
    <w:autoRedefine/>
    <w:uiPriority w:val="39"/>
    <w:unhideWhenUsed/>
    <w:rsid w:val="00FF415E"/>
    <w:pPr>
      <w:spacing w:after="0"/>
      <w:ind w:left="1540"/>
      <w:jc w:val="left"/>
    </w:pPr>
    <w:rPr>
      <w:rFonts w:asciiTheme="minorHAnsi" w:hAnsiTheme="minorHAnsi"/>
      <w:sz w:val="20"/>
      <w:szCs w:val="20"/>
    </w:rPr>
  </w:style>
  <w:style w:type="character" w:styleId="FollowedHyperlink">
    <w:name w:val="FollowedHyperlink"/>
    <w:basedOn w:val="DefaultParagraphFont"/>
    <w:uiPriority w:val="99"/>
    <w:semiHidden/>
    <w:unhideWhenUsed/>
    <w:rsid w:val="0081372A"/>
    <w:rPr>
      <w:color w:val="800080" w:themeColor="followedHyperlink"/>
      <w:u w:val="single"/>
    </w:rPr>
  </w:style>
  <w:style w:type="paragraph" w:customStyle="1" w:styleId="FifthHeading">
    <w:name w:val="Fifth Heading"/>
    <w:basedOn w:val="Normal"/>
    <w:next w:val="Normal"/>
    <w:rsid w:val="0081372A"/>
    <w:pPr>
      <w:spacing w:after="0"/>
    </w:pPr>
    <w:rPr>
      <w:rFonts w:ascii="Trebuchet MS" w:eastAsia="Times" w:hAnsi="Trebuchet MS" w:cs="Times New Roman"/>
      <w:b/>
      <w:sz w:val="24"/>
      <w:szCs w:val="20"/>
      <w:lang w:val="en-AU"/>
    </w:rPr>
  </w:style>
  <w:style w:type="paragraph" w:customStyle="1" w:styleId="SixthHeading">
    <w:name w:val="Sixth Heading"/>
    <w:basedOn w:val="Normal"/>
    <w:rsid w:val="0081372A"/>
    <w:pPr>
      <w:widowControl w:val="0"/>
      <w:spacing w:after="0"/>
    </w:pPr>
    <w:rPr>
      <w:rFonts w:ascii="Trebuchet MS" w:eastAsia="Times" w:hAnsi="Trebuchet MS" w:cs="Times New Roman"/>
      <w:b/>
      <w:i/>
      <w:sz w:val="24"/>
      <w:szCs w:val="20"/>
      <w:lang w:val="en-AU"/>
    </w:rPr>
  </w:style>
  <w:style w:type="paragraph" w:customStyle="1" w:styleId="ListIndent">
    <w:name w:val="List Indent"/>
    <w:basedOn w:val="Normal"/>
    <w:rsid w:val="0081372A"/>
    <w:pPr>
      <w:spacing w:after="0"/>
      <w:ind w:left="561" w:hanging="561"/>
    </w:pPr>
    <w:rPr>
      <w:rFonts w:eastAsia="Times" w:cs="Times New Roman"/>
      <w:sz w:val="24"/>
      <w:szCs w:val="20"/>
      <w:lang w:val="en-AU"/>
    </w:rPr>
  </w:style>
  <w:style w:type="paragraph" w:styleId="BodyText">
    <w:name w:val="Body Text"/>
    <w:basedOn w:val="Normal"/>
    <w:link w:val="BodyTextChar"/>
    <w:rsid w:val="00693129"/>
    <w:pPr>
      <w:widowControl w:val="0"/>
      <w:spacing w:after="0"/>
    </w:pPr>
    <w:rPr>
      <w:rFonts w:eastAsia="Times New Roman" w:cs="Times New Roman"/>
      <w:sz w:val="24"/>
      <w:szCs w:val="20"/>
      <w:lang w:val="en-AU"/>
    </w:rPr>
  </w:style>
  <w:style w:type="character" w:customStyle="1" w:styleId="BodyTextChar">
    <w:name w:val="Body Text Char"/>
    <w:basedOn w:val="DefaultParagraphFont"/>
    <w:link w:val="BodyText"/>
    <w:rsid w:val="00693129"/>
    <w:rPr>
      <w:rFonts w:ascii="Arial" w:eastAsia="Times New Roman" w:hAnsi="Arial" w:cs="Times New Roman"/>
      <w:szCs w:val="20"/>
    </w:rPr>
  </w:style>
  <w:style w:type="paragraph" w:styleId="BodyTextIndent3">
    <w:name w:val="Body Text Indent 3"/>
    <w:basedOn w:val="Normal"/>
    <w:link w:val="BodyTextIndent3Char"/>
    <w:uiPriority w:val="99"/>
    <w:semiHidden/>
    <w:unhideWhenUsed/>
    <w:rsid w:val="008F04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F043C"/>
    <w:rPr>
      <w:rFonts w:ascii="Arial" w:eastAsiaTheme="minorHAnsi" w:hAnsi="Arial"/>
      <w:sz w:val="16"/>
      <w:szCs w:val="16"/>
      <w:lang w:val="en-US"/>
    </w:rPr>
  </w:style>
  <w:style w:type="paragraph" w:styleId="Caption">
    <w:name w:val="caption"/>
    <w:basedOn w:val="Normal"/>
    <w:next w:val="Normal"/>
    <w:uiPriority w:val="35"/>
    <w:unhideWhenUsed/>
    <w:qFormat/>
    <w:rsid w:val="00405DB7"/>
    <w:pPr>
      <w:spacing w:after="200"/>
    </w:pPr>
    <w:rPr>
      <w:b/>
      <w:bCs/>
      <w:color w:val="4F81BD" w:themeColor="accent1"/>
      <w:sz w:val="18"/>
      <w:szCs w:val="18"/>
    </w:rPr>
  </w:style>
  <w:style w:type="paragraph" w:customStyle="1" w:styleId="EndNoteBibliographyTitle">
    <w:name w:val="EndNote Bibliography Title"/>
    <w:basedOn w:val="Normal"/>
    <w:rsid w:val="00611DC7"/>
    <w:pPr>
      <w:spacing w:after="0"/>
      <w:jc w:val="center"/>
    </w:pPr>
    <w:rPr>
      <w:rFonts w:cs="Arial"/>
    </w:rPr>
  </w:style>
  <w:style w:type="paragraph" w:customStyle="1" w:styleId="EndNoteBibliography">
    <w:name w:val="EndNote Bibliography"/>
    <w:basedOn w:val="Normal"/>
    <w:rsid w:val="00611DC7"/>
    <w:rPr>
      <w:rFonts w:cs="Arial"/>
    </w:rPr>
  </w:style>
  <w:style w:type="paragraph" w:customStyle="1" w:styleId="FourthHeading">
    <w:name w:val="Fourth Heading"/>
    <w:basedOn w:val="Normal"/>
    <w:rsid w:val="00D9360F"/>
    <w:pPr>
      <w:spacing w:before="200" w:after="0"/>
      <w:outlineLvl w:val="0"/>
    </w:pPr>
    <w:rPr>
      <w:rFonts w:ascii="Charcoal" w:eastAsia="Times" w:hAnsi="Charcoal" w:cs="Times New Roman"/>
      <w:sz w:val="28"/>
      <w:szCs w:val="24"/>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574932">
      <w:bodyDiv w:val="1"/>
      <w:marLeft w:val="0"/>
      <w:marRight w:val="0"/>
      <w:marTop w:val="0"/>
      <w:marBottom w:val="0"/>
      <w:divBdr>
        <w:top w:val="none" w:sz="0" w:space="0" w:color="auto"/>
        <w:left w:val="none" w:sz="0" w:space="0" w:color="auto"/>
        <w:bottom w:val="none" w:sz="0" w:space="0" w:color="auto"/>
        <w:right w:val="none" w:sz="0" w:space="0" w:color="auto"/>
      </w:divBdr>
      <w:divsChild>
        <w:div w:id="594552426">
          <w:marLeft w:val="0"/>
          <w:marRight w:val="0"/>
          <w:marTop w:val="0"/>
          <w:marBottom w:val="240"/>
          <w:divBdr>
            <w:top w:val="none" w:sz="0" w:space="0" w:color="auto"/>
            <w:left w:val="none" w:sz="0" w:space="0" w:color="auto"/>
            <w:bottom w:val="none" w:sz="0" w:space="0" w:color="auto"/>
            <w:right w:val="none" w:sz="0" w:space="0" w:color="auto"/>
          </w:divBdr>
        </w:div>
        <w:div w:id="1039354405">
          <w:marLeft w:val="0"/>
          <w:marRight w:val="0"/>
          <w:marTop w:val="0"/>
          <w:marBottom w:val="240"/>
          <w:divBdr>
            <w:top w:val="none" w:sz="0" w:space="0" w:color="auto"/>
            <w:left w:val="none" w:sz="0" w:space="0" w:color="auto"/>
            <w:bottom w:val="none" w:sz="0" w:space="0" w:color="auto"/>
            <w:right w:val="none" w:sz="0" w:space="0" w:color="auto"/>
          </w:divBdr>
        </w:div>
      </w:divsChild>
    </w:div>
    <w:div w:id="629215583">
      <w:bodyDiv w:val="1"/>
      <w:marLeft w:val="0"/>
      <w:marRight w:val="0"/>
      <w:marTop w:val="0"/>
      <w:marBottom w:val="0"/>
      <w:divBdr>
        <w:top w:val="none" w:sz="0" w:space="0" w:color="auto"/>
        <w:left w:val="none" w:sz="0" w:space="0" w:color="auto"/>
        <w:bottom w:val="none" w:sz="0" w:space="0" w:color="auto"/>
        <w:right w:val="none" w:sz="0" w:space="0" w:color="auto"/>
      </w:divBdr>
    </w:div>
    <w:div w:id="672759626">
      <w:bodyDiv w:val="1"/>
      <w:marLeft w:val="0"/>
      <w:marRight w:val="0"/>
      <w:marTop w:val="0"/>
      <w:marBottom w:val="0"/>
      <w:divBdr>
        <w:top w:val="none" w:sz="0" w:space="0" w:color="auto"/>
        <w:left w:val="none" w:sz="0" w:space="0" w:color="auto"/>
        <w:bottom w:val="none" w:sz="0" w:space="0" w:color="auto"/>
        <w:right w:val="none" w:sz="0" w:space="0" w:color="auto"/>
      </w:divBdr>
      <w:divsChild>
        <w:div w:id="1584879606">
          <w:marLeft w:val="0"/>
          <w:marRight w:val="0"/>
          <w:marTop w:val="0"/>
          <w:marBottom w:val="240"/>
          <w:divBdr>
            <w:top w:val="none" w:sz="0" w:space="0" w:color="auto"/>
            <w:left w:val="none" w:sz="0" w:space="0" w:color="auto"/>
            <w:bottom w:val="none" w:sz="0" w:space="0" w:color="auto"/>
            <w:right w:val="none" w:sz="0" w:space="0" w:color="auto"/>
          </w:divBdr>
        </w:div>
        <w:div w:id="261032805">
          <w:marLeft w:val="0"/>
          <w:marRight w:val="0"/>
          <w:marTop w:val="0"/>
          <w:marBottom w:val="240"/>
          <w:divBdr>
            <w:top w:val="none" w:sz="0" w:space="0" w:color="auto"/>
            <w:left w:val="none" w:sz="0" w:space="0" w:color="auto"/>
            <w:bottom w:val="none" w:sz="0" w:space="0" w:color="auto"/>
            <w:right w:val="none" w:sz="0" w:space="0" w:color="auto"/>
          </w:divBdr>
        </w:div>
        <w:div w:id="587006077">
          <w:marLeft w:val="0"/>
          <w:marRight w:val="0"/>
          <w:marTop w:val="0"/>
          <w:marBottom w:val="240"/>
          <w:divBdr>
            <w:top w:val="none" w:sz="0" w:space="0" w:color="auto"/>
            <w:left w:val="none" w:sz="0" w:space="0" w:color="auto"/>
            <w:bottom w:val="none" w:sz="0" w:space="0" w:color="auto"/>
            <w:right w:val="none" w:sz="0" w:space="0" w:color="auto"/>
          </w:divBdr>
        </w:div>
        <w:div w:id="1107239209">
          <w:marLeft w:val="0"/>
          <w:marRight w:val="0"/>
          <w:marTop w:val="0"/>
          <w:marBottom w:val="240"/>
          <w:divBdr>
            <w:top w:val="none" w:sz="0" w:space="0" w:color="auto"/>
            <w:left w:val="none" w:sz="0" w:space="0" w:color="auto"/>
            <w:bottom w:val="none" w:sz="0" w:space="0" w:color="auto"/>
            <w:right w:val="none" w:sz="0" w:space="0" w:color="auto"/>
          </w:divBdr>
        </w:div>
      </w:divsChild>
    </w:div>
    <w:div w:id="744841199">
      <w:bodyDiv w:val="1"/>
      <w:marLeft w:val="0"/>
      <w:marRight w:val="0"/>
      <w:marTop w:val="0"/>
      <w:marBottom w:val="0"/>
      <w:divBdr>
        <w:top w:val="none" w:sz="0" w:space="0" w:color="auto"/>
        <w:left w:val="none" w:sz="0" w:space="0" w:color="auto"/>
        <w:bottom w:val="none" w:sz="0" w:space="0" w:color="auto"/>
        <w:right w:val="none" w:sz="0" w:space="0" w:color="auto"/>
      </w:divBdr>
      <w:divsChild>
        <w:div w:id="745341485">
          <w:marLeft w:val="0"/>
          <w:marRight w:val="0"/>
          <w:marTop w:val="0"/>
          <w:marBottom w:val="240"/>
          <w:divBdr>
            <w:top w:val="none" w:sz="0" w:space="0" w:color="auto"/>
            <w:left w:val="none" w:sz="0" w:space="0" w:color="auto"/>
            <w:bottom w:val="none" w:sz="0" w:space="0" w:color="auto"/>
            <w:right w:val="none" w:sz="0" w:space="0" w:color="auto"/>
          </w:divBdr>
        </w:div>
        <w:div w:id="2009092447">
          <w:marLeft w:val="0"/>
          <w:marRight w:val="0"/>
          <w:marTop w:val="0"/>
          <w:marBottom w:val="240"/>
          <w:divBdr>
            <w:top w:val="none" w:sz="0" w:space="0" w:color="auto"/>
            <w:left w:val="none" w:sz="0" w:space="0" w:color="auto"/>
            <w:bottom w:val="none" w:sz="0" w:space="0" w:color="auto"/>
            <w:right w:val="none" w:sz="0" w:space="0" w:color="auto"/>
          </w:divBdr>
        </w:div>
        <w:div w:id="1100445461">
          <w:marLeft w:val="0"/>
          <w:marRight w:val="0"/>
          <w:marTop w:val="0"/>
          <w:marBottom w:val="240"/>
          <w:divBdr>
            <w:top w:val="none" w:sz="0" w:space="0" w:color="auto"/>
            <w:left w:val="none" w:sz="0" w:space="0" w:color="auto"/>
            <w:bottom w:val="none" w:sz="0" w:space="0" w:color="auto"/>
            <w:right w:val="none" w:sz="0" w:space="0" w:color="auto"/>
          </w:divBdr>
        </w:div>
        <w:div w:id="80421298">
          <w:marLeft w:val="0"/>
          <w:marRight w:val="0"/>
          <w:marTop w:val="0"/>
          <w:marBottom w:val="240"/>
          <w:divBdr>
            <w:top w:val="none" w:sz="0" w:space="0" w:color="auto"/>
            <w:left w:val="none" w:sz="0" w:space="0" w:color="auto"/>
            <w:bottom w:val="none" w:sz="0" w:space="0" w:color="auto"/>
            <w:right w:val="none" w:sz="0" w:space="0" w:color="auto"/>
          </w:divBdr>
        </w:div>
      </w:divsChild>
    </w:div>
    <w:div w:id="939068643">
      <w:bodyDiv w:val="1"/>
      <w:marLeft w:val="0"/>
      <w:marRight w:val="0"/>
      <w:marTop w:val="0"/>
      <w:marBottom w:val="0"/>
      <w:divBdr>
        <w:top w:val="none" w:sz="0" w:space="0" w:color="auto"/>
        <w:left w:val="none" w:sz="0" w:space="0" w:color="auto"/>
        <w:bottom w:val="none" w:sz="0" w:space="0" w:color="auto"/>
        <w:right w:val="none" w:sz="0" w:space="0" w:color="auto"/>
      </w:divBdr>
    </w:div>
    <w:div w:id="964509495">
      <w:bodyDiv w:val="1"/>
      <w:marLeft w:val="0"/>
      <w:marRight w:val="0"/>
      <w:marTop w:val="0"/>
      <w:marBottom w:val="0"/>
      <w:divBdr>
        <w:top w:val="none" w:sz="0" w:space="0" w:color="auto"/>
        <w:left w:val="none" w:sz="0" w:space="0" w:color="auto"/>
        <w:bottom w:val="none" w:sz="0" w:space="0" w:color="auto"/>
        <w:right w:val="none" w:sz="0" w:space="0" w:color="auto"/>
      </w:divBdr>
    </w:div>
    <w:div w:id="1008142399">
      <w:bodyDiv w:val="1"/>
      <w:marLeft w:val="0"/>
      <w:marRight w:val="0"/>
      <w:marTop w:val="0"/>
      <w:marBottom w:val="0"/>
      <w:divBdr>
        <w:top w:val="none" w:sz="0" w:space="0" w:color="auto"/>
        <w:left w:val="none" w:sz="0" w:space="0" w:color="auto"/>
        <w:bottom w:val="none" w:sz="0" w:space="0" w:color="auto"/>
        <w:right w:val="none" w:sz="0" w:space="0" w:color="auto"/>
      </w:divBdr>
      <w:divsChild>
        <w:div w:id="1310591362">
          <w:marLeft w:val="0"/>
          <w:marRight w:val="0"/>
          <w:marTop w:val="0"/>
          <w:marBottom w:val="240"/>
          <w:divBdr>
            <w:top w:val="none" w:sz="0" w:space="0" w:color="auto"/>
            <w:left w:val="none" w:sz="0" w:space="0" w:color="auto"/>
            <w:bottom w:val="none" w:sz="0" w:space="0" w:color="auto"/>
            <w:right w:val="none" w:sz="0" w:space="0" w:color="auto"/>
          </w:divBdr>
        </w:div>
        <w:div w:id="957641804">
          <w:marLeft w:val="0"/>
          <w:marRight w:val="0"/>
          <w:marTop w:val="0"/>
          <w:marBottom w:val="240"/>
          <w:divBdr>
            <w:top w:val="none" w:sz="0" w:space="0" w:color="auto"/>
            <w:left w:val="none" w:sz="0" w:space="0" w:color="auto"/>
            <w:bottom w:val="none" w:sz="0" w:space="0" w:color="auto"/>
            <w:right w:val="none" w:sz="0" w:space="0" w:color="auto"/>
          </w:divBdr>
        </w:div>
      </w:divsChild>
    </w:div>
    <w:div w:id="1255164125">
      <w:bodyDiv w:val="1"/>
      <w:marLeft w:val="0"/>
      <w:marRight w:val="0"/>
      <w:marTop w:val="0"/>
      <w:marBottom w:val="0"/>
      <w:divBdr>
        <w:top w:val="none" w:sz="0" w:space="0" w:color="auto"/>
        <w:left w:val="none" w:sz="0" w:space="0" w:color="auto"/>
        <w:bottom w:val="none" w:sz="0" w:space="0" w:color="auto"/>
        <w:right w:val="none" w:sz="0" w:space="0" w:color="auto"/>
      </w:divBdr>
    </w:div>
    <w:div w:id="1257519126">
      <w:bodyDiv w:val="1"/>
      <w:marLeft w:val="0"/>
      <w:marRight w:val="0"/>
      <w:marTop w:val="0"/>
      <w:marBottom w:val="0"/>
      <w:divBdr>
        <w:top w:val="none" w:sz="0" w:space="0" w:color="auto"/>
        <w:left w:val="none" w:sz="0" w:space="0" w:color="auto"/>
        <w:bottom w:val="none" w:sz="0" w:space="0" w:color="auto"/>
        <w:right w:val="none" w:sz="0" w:space="0" w:color="auto"/>
      </w:divBdr>
    </w:div>
    <w:div w:id="1351224511">
      <w:bodyDiv w:val="1"/>
      <w:marLeft w:val="0"/>
      <w:marRight w:val="0"/>
      <w:marTop w:val="0"/>
      <w:marBottom w:val="0"/>
      <w:divBdr>
        <w:top w:val="none" w:sz="0" w:space="0" w:color="auto"/>
        <w:left w:val="none" w:sz="0" w:space="0" w:color="auto"/>
        <w:bottom w:val="none" w:sz="0" w:space="0" w:color="auto"/>
        <w:right w:val="none" w:sz="0" w:space="0" w:color="auto"/>
      </w:divBdr>
      <w:divsChild>
        <w:div w:id="1450583868">
          <w:marLeft w:val="0"/>
          <w:marRight w:val="0"/>
          <w:marTop w:val="0"/>
          <w:marBottom w:val="240"/>
          <w:divBdr>
            <w:top w:val="none" w:sz="0" w:space="0" w:color="auto"/>
            <w:left w:val="none" w:sz="0" w:space="0" w:color="auto"/>
            <w:bottom w:val="none" w:sz="0" w:space="0" w:color="auto"/>
            <w:right w:val="none" w:sz="0" w:space="0" w:color="auto"/>
          </w:divBdr>
        </w:div>
        <w:div w:id="852450179">
          <w:marLeft w:val="0"/>
          <w:marRight w:val="0"/>
          <w:marTop w:val="0"/>
          <w:marBottom w:val="240"/>
          <w:divBdr>
            <w:top w:val="none" w:sz="0" w:space="0" w:color="auto"/>
            <w:left w:val="none" w:sz="0" w:space="0" w:color="auto"/>
            <w:bottom w:val="none" w:sz="0" w:space="0" w:color="auto"/>
            <w:right w:val="none" w:sz="0" w:space="0" w:color="auto"/>
          </w:divBdr>
        </w:div>
      </w:divsChild>
    </w:div>
    <w:div w:id="1420711574">
      <w:bodyDiv w:val="1"/>
      <w:marLeft w:val="0"/>
      <w:marRight w:val="0"/>
      <w:marTop w:val="0"/>
      <w:marBottom w:val="0"/>
      <w:divBdr>
        <w:top w:val="none" w:sz="0" w:space="0" w:color="auto"/>
        <w:left w:val="none" w:sz="0" w:space="0" w:color="auto"/>
        <w:bottom w:val="none" w:sz="0" w:space="0" w:color="auto"/>
        <w:right w:val="none" w:sz="0" w:space="0" w:color="auto"/>
      </w:divBdr>
    </w:div>
    <w:div w:id="1481576726">
      <w:bodyDiv w:val="1"/>
      <w:marLeft w:val="0"/>
      <w:marRight w:val="0"/>
      <w:marTop w:val="0"/>
      <w:marBottom w:val="0"/>
      <w:divBdr>
        <w:top w:val="none" w:sz="0" w:space="0" w:color="auto"/>
        <w:left w:val="none" w:sz="0" w:space="0" w:color="auto"/>
        <w:bottom w:val="none" w:sz="0" w:space="0" w:color="auto"/>
        <w:right w:val="none" w:sz="0" w:space="0" w:color="auto"/>
      </w:divBdr>
    </w:div>
    <w:div w:id="1746221897">
      <w:bodyDiv w:val="1"/>
      <w:marLeft w:val="0"/>
      <w:marRight w:val="0"/>
      <w:marTop w:val="0"/>
      <w:marBottom w:val="0"/>
      <w:divBdr>
        <w:top w:val="none" w:sz="0" w:space="0" w:color="auto"/>
        <w:left w:val="none" w:sz="0" w:space="0" w:color="auto"/>
        <w:bottom w:val="none" w:sz="0" w:space="0" w:color="auto"/>
        <w:right w:val="none" w:sz="0" w:space="0" w:color="auto"/>
      </w:divBdr>
    </w:div>
    <w:div w:id="1766879364">
      <w:bodyDiv w:val="1"/>
      <w:marLeft w:val="0"/>
      <w:marRight w:val="0"/>
      <w:marTop w:val="0"/>
      <w:marBottom w:val="0"/>
      <w:divBdr>
        <w:top w:val="none" w:sz="0" w:space="0" w:color="auto"/>
        <w:left w:val="none" w:sz="0" w:space="0" w:color="auto"/>
        <w:bottom w:val="none" w:sz="0" w:space="0" w:color="auto"/>
        <w:right w:val="none" w:sz="0" w:space="0" w:color="auto"/>
      </w:divBdr>
      <w:divsChild>
        <w:div w:id="481392231">
          <w:marLeft w:val="0"/>
          <w:marRight w:val="0"/>
          <w:marTop w:val="0"/>
          <w:marBottom w:val="240"/>
          <w:divBdr>
            <w:top w:val="none" w:sz="0" w:space="0" w:color="auto"/>
            <w:left w:val="none" w:sz="0" w:space="0" w:color="auto"/>
            <w:bottom w:val="none" w:sz="0" w:space="0" w:color="auto"/>
            <w:right w:val="none" w:sz="0" w:space="0" w:color="auto"/>
          </w:divBdr>
        </w:div>
      </w:divsChild>
    </w:div>
    <w:div w:id="1828748012">
      <w:bodyDiv w:val="1"/>
      <w:marLeft w:val="0"/>
      <w:marRight w:val="0"/>
      <w:marTop w:val="0"/>
      <w:marBottom w:val="0"/>
      <w:divBdr>
        <w:top w:val="none" w:sz="0" w:space="0" w:color="auto"/>
        <w:left w:val="none" w:sz="0" w:space="0" w:color="auto"/>
        <w:bottom w:val="none" w:sz="0" w:space="0" w:color="auto"/>
        <w:right w:val="none" w:sz="0" w:space="0" w:color="auto"/>
      </w:divBdr>
    </w:div>
    <w:div w:id="1961262242">
      <w:bodyDiv w:val="1"/>
      <w:marLeft w:val="0"/>
      <w:marRight w:val="0"/>
      <w:marTop w:val="0"/>
      <w:marBottom w:val="0"/>
      <w:divBdr>
        <w:top w:val="none" w:sz="0" w:space="0" w:color="auto"/>
        <w:left w:val="none" w:sz="0" w:space="0" w:color="auto"/>
        <w:bottom w:val="none" w:sz="0" w:space="0" w:color="auto"/>
        <w:right w:val="none" w:sz="0" w:space="0" w:color="auto"/>
      </w:divBdr>
    </w:div>
    <w:div w:id="213478711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mailto:megan.hall@otago.ac.nz"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hyperlink" Target="http://www.otago.ac.nz/studentdesktop" TargetMode="External"/><Relationship Id="rId18" Type="http://schemas.openxmlformats.org/officeDocument/2006/relationships/hyperlink" Target="https://gitlab.com/morganlab/public/Micro336" TargetMode="External"/><Relationship Id="rId19" Type="http://schemas.openxmlformats.org/officeDocument/2006/relationships/image" Target="media/image4.png"/><Relationship Id="rId50" Type="http://schemas.openxmlformats.org/officeDocument/2006/relationships/image" Target="media/image24.png"/><Relationship Id="rId51" Type="http://schemas.openxmlformats.org/officeDocument/2006/relationships/hyperlink" Target="https://www.rstudio.com/products/rstudio/download/" TargetMode="External"/><Relationship Id="rId52" Type="http://schemas.openxmlformats.org/officeDocument/2006/relationships/image" Target="media/image25.png"/><Relationship Id="rId53" Type="http://schemas.openxmlformats.org/officeDocument/2006/relationships/image" Target="media/image26.png"/><Relationship Id="rId54" Type="http://schemas.openxmlformats.org/officeDocument/2006/relationships/image" Target="media/image27.png"/><Relationship Id="rId55" Type="http://schemas.openxmlformats.org/officeDocument/2006/relationships/hyperlink" Target="https://github.com/murraycadzow/R_tutorials" TargetMode="External"/><Relationship Id="rId56" Type="http://schemas.openxmlformats.org/officeDocument/2006/relationships/fontTable" Target="fontTable.xml"/><Relationship Id="rId57" Type="http://schemas.openxmlformats.org/officeDocument/2006/relationships/theme" Target="theme/theme1.xml"/><Relationship Id="rId40" Type="http://schemas.openxmlformats.org/officeDocument/2006/relationships/hyperlink" Target="http://www.environmentontology.org/Browse-EnvO" TargetMode="External"/><Relationship Id="rId41" Type="http://schemas.openxmlformats.org/officeDocument/2006/relationships/hyperlink" Target="http://www.environmentontology.org/Browse-EnvO" TargetMode="External"/><Relationship Id="rId42" Type="http://schemas.openxmlformats.org/officeDocument/2006/relationships/hyperlink" Target="http://www.environmentontology.org/Browse-EnvO" TargetMode="External"/><Relationship Id="rId43" Type="http://schemas.openxmlformats.org/officeDocument/2006/relationships/hyperlink" Target="https://blogs.otago.ac.nz/studentit/student-desktop/student-desktop-own-device/" TargetMode="External"/><Relationship Id="rId44" Type="http://schemas.openxmlformats.org/officeDocument/2006/relationships/hyperlink" Target="http://www.otago.ac.nz/studentdesktop" TargetMode="External"/><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comments" Target="comments.xml"/><Relationship Id="rId8" Type="http://schemas.openxmlformats.org/officeDocument/2006/relationships/hyperlink" Target="mailto:jen.robson@otago.ac.nz" TargetMode="External"/><Relationship Id="rId9" Type="http://schemas.openxmlformats.org/officeDocument/2006/relationships/hyperlink" Target="mailto:rachel.hannaway@otago.ac.nz" TargetMode="External"/><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hyperlink" Target="https://cran.r-project.org/doc/manuals/r-release/R-intro.html" TargetMode="External"/><Relationship Id="rId33" Type="http://schemas.openxmlformats.org/officeDocument/2006/relationships/hyperlink" Target="http://www.google.com/" TargetMode="External"/><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hyperlink" Target="https://gitlab.com/morganlab/public/Micro336" TargetMode="External"/><Relationship Id="rId37" Type="http://schemas.openxmlformats.org/officeDocument/2006/relationships/image" Target="media/image18.png"/><Relationship Id="rId38" Type="http://schemas.openxmlformats.org/officeDocument/2006/relationships/hyperlink" Target="http://insdc.org/country.html" TargetMode="External"/><Relationship Id="rId39" Type="http://schemas.openxmlformats.org/officeDocument/2006/relationships/hyperlink" Target="http://purl.bioontology.org/ontology/GAZ" TargetMode="External"/><Relationship Id="rId20" Type="http://schemas.openxmlformats.org/officeDocument/2006/relationships/hyperlink" Target="https://gitlab.com/morganlab/public/Micro336" TargetMode="External"/><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emf"/><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10" Type="http://schemas.openxmlformats.org/officeDocument/2006/relationships/hyperlink" Target="mailto:Sergio.morales@otago.ac.nz" TargetMode="External"/><Relationship Id="rId11" Type="http://schemas.openxmlformats.org/officeDocument/2006/relationships/hyperlink" Target="mailto:Xochitl.morgan@otago.ac.nz" TargetMode="External"/><Relationship Id="rId12" Type="http://schemas.openxmlformats.org/officeDocument/2006/relationships/hyperlink" Target="mailto:Jennifer.robson@otago.ac.nz"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orxo28p:Dropbox%20(Huttenhower%20Lab):hutlab:Lab_docs:Grants:XCM:2014-R01:doc:template_nih.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41B98F-C268-634F-BF62-35BFD613A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template_nih.dotx</Template>
  <TotalTime>321</TotalTime>
  <Pages>49</Pages>
  <Words>12179</Words>
  <Characters>69423</Characters>
  <Application>Microsoft Macintosh Word</Application>
  <DocSecurity>0</DocSecurity>
  <Lines>578</Lines>
  <Paragraphs>162</Paragraphs>
  <ScaleCrop>false</ScaleCrop>
  <Company>University of Otago</Company>
  <LinksUpToDate>false</LinksUpToDate>
  <CharactersWithSpaces>81440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Xochitl Morgan</dc:creator>
  <cp:keywords/>
  <dc:description/>
  <cp:lastModifiedBy>Sergio</cp:lastModifiedBy>
  <cp:revision>252</cp:revision>
  <cp:lastPrinted>2017-07-06T03:23:00Z</cp:lastPrinted>
  <dcterms:created xsi:type="dcterms:W3CDTF">2018-01-18T22:40:00Z</dcterms:created>
  <dcterms:modified xsi:type="dcterms:W3CDTF">2018-05-22T22:49:00Z</dcterms:modified>
</cp:coreProperties>
</file>